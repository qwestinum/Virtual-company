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25B2" w14:textId="77777777" w:rsidR="00895AB4" w:rsidRPr="00BD5FDB" w:rsidRDefault="000D4A1B" w:rsidP="009710C9">
      <w:pPr>
        <w:pStyle w:val="Heading10"/>
        <w:keepNext/>
        <w:keepLines/>
        <w:spacing w:before="1080"/>
      </w:pPr>
      <w:bookmarkStart w:id="0" w:name="bookmark0"/>
      <w:r w:rsidRPr="00BD5FDB">
        <w:rPr>
          <w:rStyle w:val="Heading1"/>
          <w:b/>
        </w:rPr>
        <w:t>ADEP V5 ERRORS - "OFFER" MODULE</w:t>
      </w:r>
      <w:bookmarkEnd w:id="0"/>
    </w:p>
    <w:p w14:paraId="4B3EC85F" w14:textId="5B0427AA" w:rsidR="00895AB4" w:rsidRPr="00BD5FDB" w:rsidRDefault="000D4A1B" w:rsidP="009710C9">
      <w:pPr>
        <w:pStyle w:val="Heading20"/>
        <w:keepNext/>
        <w:keepLines/>
        <w:tabs>
          <w:tab w:val="left" w:pos="315"/>
        </w:tabs>
        <w:spacing w:after="180"/>
      </w:pPr>
      <w:bookmarkStart w:id="1" w:name="bookmark2"/>
      <w:r w:rsidRPr="00BD5FDB">
        <w:rPr>
          <w:rStyle w:val="Heading2"/>
          <w:b/>
        </w:rPr>
        <w:t>I.</w:t>
      </w:r>
      <w:r w:rsidRPr="00BD5FDB">
        <w:rPr>
          <w:rStyle w:val="Heading2"/>
          <w:b/>
        </w:rPr>
        <w:tab/>
        <w:t>INTRODUCTION</w:t>
      </w:r>
      <w:bookmarkEnd w:id="1"/>
    </w:p>
    <w:p w14:paraId="4299D2E2" w14:textId="0C2EF709" w:rsidR="00895AB4" w:rsidRPr="00BD5FDB" w:rsidRDefault="009710C9" w:rsidP="009710C9">
      <w:pPr>
        <w:pStyle w:val="Bodytext20"/>
        <w:tabs>
          <w:tab w:val="left" w:pos="315"/>
        </w:tabs>
      </w:pPr>
      <w:r w:rsidRPr="00BD5FDB">
        <w:rPr>
          <w:b/>
        </w:rPr>
        <w:t>2.</w:t>
      </w:r>
      <w:r w:rsidRPr="00BD5FDB">
        <w:rPr>
          <w:b/>
        </w:rPr>
        <w:tab/>
      </w:r>
      <w:r w:rsidRPr="00BD5FDB">
        <w:rPr>
          <w:rStyle w:val="Bodytext2"/>
          <w:b/>
        </w:rPr>
        <w:t>REFERENCE DOCUMENTS</w:t>
      </w:r>
    </w:p>
    <w:p w14:paraId="223BF0EF" w14:textId="2336A138" w:rsidR="00895AB4" w:rsidRPr="00BD5FDB" w:rsidRDefault="000D4A1B" w:rsidP="009710C9">
      <w:pPr>
        <w:pStyle w:val="Bodytext20"/>
      </w:pPr>
      <w:r w:rsidRPr="00BD5FDB">
        <w:rPr>
          <w:rStyle w:val="Bodytext2"/>
        </w:rPr>
        <w:t>This document lists all the errors generated by ADEP V5. For a more general introduction to ADEP before moving on to this module, we recommend that you read the document:</w:t>
      </w:r>
    </w:p>
    <w:p w14:paraId="7096C994" w14:textId="77777777" w:rsidR="00895AB4" w:rsidRPr="00BD5FDB" w:rsidRDefault="000D4A1B" w:rsidP="009710C9">
      <w:pPr>
        <w:pStyle w:val="Bodytext20"/>
        <w:spacing w:after="240"/>
      </w:pPr>
      <w:r w:rsidRPr="00BD5FDB">
        <w:rPr>
          <w:rStyle w:val="Bodytext2"/>
        </w:rPr>
        <w:t>dsiapec-ADEP V5 - Technical specifications</w:t>
      </w:r>
    </w:p>
    <w:p w14:paraId="63C01AEA" w14:textId="4BA1AF83" w:rsidR="00895AB4" w:rsidRPr="00BD5FDB" w:rsidRDefault="009710C9" w:rsidP="009710C9">
      <w:pPr>
        <w:pStyle w:val="Heading30"/>
        <w:keepNext/>
        <w:keepLines/>
        <w:tabs>
          <w:tab w:val="left" w:pos="334"/>
        </w:tabs>
        <w:spacing w:after="180"/>
      </w:pPr>
      <w:bookmarkStart w:id="2" w:name="bookmark4"/>
      <w:r w:rsidRPr="00BD5FDB">
        <w:rPr>
          <w:sz w:val="16"/>
        </w:rPr>
        <w:t>3.</w:t>
      </w:r>
      <w:r w:rsidRPr="00BD5FDB">
        <w:rPr>
          <w:sz w:val="16"/>
        </w:rPr>
        <w:tab/>
      </w:r>
      <w:r w:rsidRPr="00BD5FDB">
        <w:rPr>
          <w:rStyle w:val="Heading3"/>
          <w:b/>
        </w:rPr>
        <w:t>PRESENTATION OF THE DOCUMENT</w:t>
      </w:r>
      <w:bookmarkEnd w:id="2"/>
    </w:p>
    <w:p w14:paraId="5BD56F6D" w14:textId="77777777" w:rsidR="00895AB4" w:rsidRPr="00BD5FDB" w:rsidRDefault="000D4A1B" w:rsidP="009710C9">
      <w:pPr>
        <w:pStyle w:val="Bodytext20"/>
      </w:pPr>
      <w:r w:rsidRPr="00BD5FDB">
        <w:rPr>
          <w:rStyle w:val="Bodytext2"/>
        </w:rPr>
        <w:t>The ADEP application is likely to generate several error messages if one or more management rules have not been respected or if one or more fields have not been filled in.</w:t>
      </w:r>
    </w:p>
    <w:p w14:paraId="2620A26F" w14:textId="77777777" w:rsidR="00895AB4" w:rsidRPr="00BD5FDB" w:rsidRDefault="000D4A1B" w:rsidP="009710C9">
      <w:pPr>
        <w:pStyle w:val="Bodytext20"/>
      </w:pPr>
      <w:r w:rsidRPr="00BD5FDB">
        <w:rPr>
          <w:rStyle w:val="Bodytext2"/>
        </w:rPr>
        <w:t>This document should help ADEP clients to interface their own information systems by correctly intercepting the error messages received. This document lists possible errors and provides the reason(s) for the error and the solutions to be applied.</w:t>
      </w:r>
    </w:p>
    <w:p w14:paraId="4D043D23" w14:textId="6A6F51CA" w:rsidR="00895AB4" w:rsidRPr="00BD5FDB" w:rsidRDefault="009710C9" w:rsidP="009710C9">
      <w:pPr>
        <w:pStyle w:val="Bodytext20"/>
        <w:tabs>
          <w:tab w:val="left" w:pos="320"/>
        </w:tabs>
      </w:pPr>
      <w:r w:rsidRPr="00BD5FDB">
        <w:rPr>
          <w:b/>
        </w:rPr>
        <w:t>4.</w:t>
      </w:r>
      <w:r w:rsidRPr="00BD5FDB">
        <w:rPr>
          <w:b/>
        </w:rPr>
        <w:tab/>
      </w:r>
      <w:r w:rsidRPr="00BD5FDB">
        <w:rPr>
          <w:rStyle w:val="Bodytext2"/>
          <w:b/>
        </w:rPr>
        <w:t>GLOSSARY</w:t>
      </w:r>
    </w:p>
    <w:tbl>
      <w:tblPr>
        <w:tblOverlap w:val="never"/>
        <w:tblW w:w="0" w:type="auto"/>
        <w:tblLayout w:type="fixed"/>
        <w:tblCellMar>
          <w:top w:w="57" w:type="dxa"/>
          <w:left w:w="57" w:type="dxa"/>
          <w:bottom w:w="57" w:type="dxa"/>
          <w:right w:w="57" w:type="dxa"/>
        </w:tblCellMar>
        <w:tblLook w:val="0000" w:firstRow="0" w:lastRow="0" w:firstColumn="0" w:lastColumn="0" w:noHBand="0" w:noVBand="0"/>
      </w:tblPr>
      <w:tblGrid>
        <w:gridCol w:w="778"/>
        <w:gridCol w:w="9542"/>
      </w:tblGrid>
      <w:tr w:rsidR="00895AB4" w:rsidRPr="00BD5FDB" w14:paraId="1EC74723" w14:textId="77777777" w:rsidTr="009710C9">
        <w:tc>
          <w:tcPr>
            <w:tcW w:w="778" w:type="dxa"/>
            <w:tcBorders>
              <w:top w:val="single" w:sz="4" w:space="0" w:color="auto"/>
              <w:left w:val="single" w:sz="4" w:space="0" w:color="auto"/>
            </w:tcBorders>
          </w:tcPr>
          <w:p w14:paraId="3D510E5F" w14:textId="417C9701" w:rsidR="00895AB4" w:rsidRPr="00BD5FDB" w:rsidRDefault="000D4A1B" w:rsidP="009710C9">
            <w:pPr>
              <w:pStyle w:val="Other0"/>
            </w:pPr>
            <w:r w:rsidRPr="00BD5FDB">
              <w:rPr>
                <w:rStyle w:val="Other"/>
                <w:lang w:val="fr-FR"/>
              </w:rPr>
              <w:t>Web Services</w:t>
            </w:r>
          </w:p>
        </w:tc>
        <w:tc>
          <w:tcPr>
            <w:tcW w:w="9542" w:type="dxa"/>
            <w:tcBorders>
              <w:top w:val="single" w:sz="4" w:space="0" w:color="auto"/>
              <w:left w:val="single" w:sz="4" w:space="0" w:color="auto"/>
              <w:right w:val="single" w:sz="4" w:space="0" w:color="auto"/>
            </w:tcBorders>
          </w:tcPr>
          <w:p w14:paraId="69A116B2" w14:textId="77777777" w:rsidR="00895AB4" w:rsidRPr="00BD5FDB" w:rsidRDefault="000D4A1B" w:rsidP="009710C9">
            <w:pPr>
              <w:pStyle w:val="Other0"/>
            </w:pPr>
            <w:r w:rsidRPr="00BD5FDB">
              <w:rPr>
                <w:rStyle w:val="Other"/>
              </w:rPr>
              <w:t>Web Services 2.0</w:t>
            </w:r>
          </w:p>
          <w:p w14:paraId="63F08FBE" w14:textId="77777777" w:rsidR="00895AB4" w:rsidRPr="00BD5FDB" w:rsidRDefault="000D4A1B" w:rsidP="009710C9">
            <w:pPr>
              <w:pStyle w:val="Other0"/>
            </w:pPr>
            <w:hyperlink r:id="rId10" w:history="1">
              <w:r w:rsidRPr="00BD5FDB">
                <w:rPr>
                  <w:rStyle w:val="Other"/>
                  <w:color w:val="003366"/>
                </w:rPr>
                <w:t>http://www.w3.org/TR/wsdl20/</w:t>
              </w:r>
            </w:hyperlink>
          </w:p>
        </w:tc>
      </w:tr>
      <w:tr w:rsidR="00895AB4" w:rsidRPr="00BD5FDB" w14:paraId="47DE945D" w14:textId="77777777" w:rsidTr="009710C9">
        <w:tc>
          <w:tcPr>
            <w:tcW w:w="778" w:type="dxa"/>
            <w:tcBorders>
              <w:top w:val="single" w:sz="4" w:space="0" w:color="auto"/>
              <w:left w:val="single" w:sz="4" w:space="0" w:color="auto"/>
            </w:tcBorders>
          </w:tcPr>
          <w:p w14:paraId="5E00DEC2" w14:textId="77777777" w:rsidR="00895AB4" w:rsidRPr="00BD5FDB" w:rsidRDefault="000D4A1B" w:rsidP="009710C9">
            <w:pPr>
              <w:pStyle w:val="Other0"/>
            </w:pPr>
            <w:r w:rsidRPr="00BD5FDB">
              <w:rPr>
                <w:rStyle w:val="Other"/>
              </w:rPr>
              <w:t>WSDL</w:t>
            </w:r>
          </w:p>
        </w:tc>
        <w:tc>
          <w:tcPr>
            <w:tcW w:w="9542" w:type="dxa"/>
            <w:tcBorders>
              <w:top w:val="single" w:sz="4" w:space="0" w:color="auto"/>
              <w:left w:val="single" w:sz="4" w:space="0" w:color="auto"/>
              <w:right w:val="single" w:sz="4" w:space="0" w:color="auto"/>
            </w:tcBorders>
          </w:tcPr>
          <w:p w14:paraId="626E9888" w14:textId="0131BAA5" w:rsidR="00895AB4" w:rsidRPr="00BD5FDB" w:rsidRDefault="000D4A1B" w:rsidP="009710C9">
            <w:pPr>
              <w:pStyle w:val="Other0"/>
            </w:pPr>
            <w:r w:rsidRPr="0095354F">
              <w:rPr>
                <w:rStyle w:val="Other"/>
                <w:i/>
                <w:lang w:val="en-US"/>
              </w:rPr>
              <w:t>Web Services Description Language</w:t>
            </w:r>
            <w:r w:rsidRPr="0095354F">
              <w:rPr>
                <w:rStyle w:val="Other"/>
                <w:lang w:val="en-US"/>
              </w:rPr>
              <w:t xml:space="preserve">. </w:t>
            </w:r>
            <w:r w:rsidRPr="00BD5FDB">
              <w:rPr>
                <w:rStyle w:val="Other"/>
              </w:rPr>
              <w:t>Describes a public interface for accessing one or more Web Services. This is an XML-based description that indicates "how to communicate to use the service"; the communication protocol and message format required to communicate with this service. The possible operations and messages are described in an abstract way, but this description refers to concrete network protocols and message formats.</w:t>
            </w:r>
          </w:p>
        </w:tc>
      </w:tr>
      <w:tr w:rsidR="00895AB4" w:rsidRPr="00BD5FDB" w14:paraId="23550965" w14:textId="77777777" w:rsidTr="009710C9">
        <w:tc>
          <w:tcPr>
            <w:tcW w:w="778" w:type="dxa"/>
            <w:tcBorders>
              <w:top w:val="single" w:sz="4" w:space="0" w:color="auto"/>
              <w:left w:val="single" w:sz="4" w:space="0" w:color="auto"/>
            </w:tcBorders>
          </w:tcPr>
          <w:p w14:paraId="40EE9066" w14:textId="77777777" w:rsidR="00895AB4" w:rsidRPr="00BD5FDB" w:rsidRDefault="000D4A1B" w:rsidP="009710C9">
            <w:pPr>
              <w:pStyle w:val="Other0"/>
            </w:pPr>
            <w:r w:rsidRPr="00BD5FDB">
              <w:rPr>
                <w:rStyle w:val="Other"/>
                <w:lang w:val="fr-FR"/>
              </w:rPr>
              <w:t>SOAP</w:t>
            </w:r>
          </w:p>
        </w:tc>
        <w:tc>
          <w:tcPr>
            <w:tcW w:w="9542" w:type="dxa"/>
            <w:tcBorders>
              <w:top w:val="single" w:sz="4" w:space="0" w:color="auto"/>
              <w:left w:val="single" w:sz="4" w:space="0" w:color="auto"/>
              <w:right w:val="single" w:sz="4" w:space="0" w:color="auto"/>
            </w:tcBorders>
          </w:tcPr>
          <w:p w14:paraId="17506EFA" w14:textId="7EB87F76" w:rsidR="00895AB4" w:rsidRPr="00BD5FDB" w:rsidRDefault="000D4A1B" w:rsidP="009710C9">
            <w:pPr>
              <w:pStyle w:val="Other0"/>
              <w:ind w:right="4170"/>
            </w:pPr>
            <w:r w:rsidRPr="0095354F">
              <w:rPr>
                <w:rStyle w:val="Other"/>
                <w:lang w:val="en-US"/>
              </w:rPr>
              <w:t xml:space="preserve">Simple Object Access Protocol. </w:t>
            </w:r>
            <w:r w:rsidRPr="00BD5FDB">
              <w:rPr>
                <w:rStyle w:val="Other"/>
              </w:rPr>
              <w:t>Object-oriented RPC protocol based on</w:t>
            </w:r>
            <w:r w:rsidRPr="00BD5FDB">
              <w:t xml:space="preserve"> </w:t>
            </w:r>
            <w:r w:rsidRPr="00BD5FDB">
              <w:rPr>
                <w:rStyle w:val="Other"/>
              </w:rPr>
              <w:t>XML. It allows messages to be transmitted between remote objects, which</w:t>
            </w:r>
            <w:r w:rsidRPr="00BD5FDB">
              <w:t xml:space="preserve"> </w:t>
            </w:r>
            <w:r w:rsidRPr="00BD5FDB">
              <w:rPr>
                <w:rStyle w:val="Other"/>
              </w:rPr>
              <w:t>means that it allows an object to invoke the methods of objects physically</w:t>
            </w:r>
            <w:r w:rsidRPr="00BD5FDB">
              <w:t xml:space="preserve"> </w:t>
            </w:r>
            <w:r w:rsidRPr="00BD5FDB">
              <w:rPr>
                <w:rStyle w:val="Other"/>
              </w:rPr>
              <w:t>located on another machine.</w:t>
            </w:r>
          </w:p>
          <w:p w14:paraId="03BE3DAC" w14:textId="77777777" w:rsidR="00895AB4" w:rsidRPr="00BD5FDB" w:rsidRDefault="000D4A1B" w:rsidP="009710C9">
            <w:pPr>
              <w:pStyle w:val="Other0"/>
            </w:pPr>
            <w:r w:rsidRPr="00BD5FDB">
              <w:rPr>
                <w:rStyle w:val="Other"/>
              </w:rPr>
              <w:t>SOAP 1.2</w:t>
            </w:r>
          </w:p>
          <w:p w14:paraId="3450A296" w14:textId="77777777" w:rsidR="00895AB4" w:rsidRPr="00BD5FDB" w:rsidRDefault="000D4A1B" w:rsidP="009710C9">
            <w:pPr>
              <w:pStyle w:val="Other0"/>
            </w:pPr>
            <w:r w:rsidRPr="00BD5FDB">
              <w:rPr>
                <w:rStyle w:val="Other"/>
              </w:rPr>
              <w:t>Simple Object Access Protocol. Object-oriented RPC protocol based on XML. It allows messages to be transmitted between remote objects, which means that it allows an object to invoke the methods of objects physically located on another machine.</w:t>
            </w:r>
          </w:p>
          <w:p w14:paraId="147A29B0" w14:textId="77777777" w:rsidR="00895AB4" w:rsidRPr="00BD5FDB" w:rsidRDefault="000D4A1B" w:rsidP="009710C9">
            <w:pPr>
              <w:pStyle w:val="Other0"/>
            </w:pPr>
            <w:r w:rsidRPr="00BD5FDB">
              <w:rPr>
                <w:rStyle w:val="Other"/>
              </w:rPr>
              <w:t>SOAP 1.2</w:t>
            </w:r>
          </w:p>
          <w:p w14:paraId="2D9E0C92" w14:textId="77777777" w:rsidR="00895AB4" w:rsidRPr="00BD5FDB" w:rsidRDefault="000D4A1B" w:rsidP="009710C9">
            <w:pPr>
              <w:pStyle w:val="Other0"/>
            </w:pPr>
            <w:hyperlink r:id="rId11" w:history="1">
              <w:r w:rsidRPr="00BD5FDB">
                <w:rPr>
                  <w:rStyle w:val="Other"/>
                  <w:color w:val="003366"/>
                </w:rPr>
                <w:t>http://www.w3.org/2000/xp/Group/</w:t>
              </w:r>
            </w:hyperlink>
          </w:p>
        </w:tc>
      </w:tr>
      <w:tr w:rsidR="00895AB4" w:rsidRPr="00BD5FDB" w14:paraId="16811180" w14:textId="77777777" w:rsidTr="009710C9">
        <w:tc>
          <w:tcPr>
            <w:tcW w:w="778" w:type="dxa"/>
            <w:tcBorders>
              <w:top w:val="single" w:sz="4" w:space="0" w:color="auto"/>
              <w:left w:val="single" w:sz="4" w:space="0" w:color="auto"/>
            </w:tcBorders>
          </w:tcPr>
          <w:p w14:paraId="10561EB1" w14:textId="77777777" w:rsidR="00895AB4" w:rsidRPr="00BD5FDB" w:rsidRDefault="000D4A1B" w:rsidP="009710C9">
            <w:pPr>
              <w:pStyle w:val="Other0"/>
            </w:pPr>
            <w:r w:rsidRPr="00BD5FDB">
              <w:rPr>
                <w:rStyle w:val="Other"/>
              </w:rPr>
              <w:t>HR-XML</w:t>
            </w:r>
          </w:p>
        </w:tc>
        <w:tc>
          <w:tcPr>
            <w:tcW w:w="9542" w:type="dxa"/>
            <w:tcBorders>
              <w:top w:val="single" w:sz="4" w:space="0" w:color="auto"/>
              <w:left w:val="single" w:sz="4" w:space="0" w:color="auto"/>
              <w:right w:val="single" w:sz="4" w:space="0" w:color="auto"/>
            </w:tcBorders>
          </w:tcPr>
          <w:p w14:paraId="52E42C37" w14:textId="72CA7755" w:rsidR="00895AB4" w:rsidRPr="00BD5FDB" w:rsidRDefault="000D4A1B" w:rsidP="009710C9">
            <w:pPr>
              <w:pStyle w:val="Other0"/>
            </w:pPr>
            <w:r w:rsidRPr="00BD5FDB">
              <w:rPr>
                <w:rStyle w:val="Other"/>
              </w:rPr>
              <w:t>HR-XML is an independent, not-for-profit consortium which aims to promote e-commerce and the exchange of data relating to human resources management at a global level, in particular through the promotion of standard XML vocabulary in human resources management. HR-XML has produced 2 recruitment standards: SEP and SIDES.</w:t>
            </w:r>
          </w:p>
        </w:tc>
      </w:tr>
      <w:tr w:rsidR="00895AB4" w:rsidRPr="00BD5FDB" w14:paraId="6606F890" w14:textId="77777777" w:rsidTr="009710C9">
        <w:tc>
          <w:tcPr>
            <w:tcW w:w="778" w:type="dxa"/>
            <w:tcBorders>
              <w:top w:val="single" w:sz="4" w:space="0" w:color="auto"/>
              <w:left w:val="single" w:sz="4" w:space="0" w:color="auto"/>
            </w:tcBorders>
          </w:tcPr>
          <w:p w14:paraId="708914F8" w14:textId="77777777" w:rsidR="00895AB4" w:rsidRPr="00BD5FDB" w:rsidRDefault="000D4A1B" w:rsidP="009710C9">
            <w:pPr>
              <w:pStyle w:val="Other0"/>
            </w:pPr>
            <w:r w:rsidRPr="00BD5FDB">
              <w:rPr>
                <w:rStyle w:val="Other"/>
                <w:lang w:val="fr-FR"/>
              </w:rPr>
              <w:t>SEP</w:t>
            </w:r>
          </w:p>
        </w:tc>
        <w:tc>
          <w:tcPr>
            <w:tcW w:w="9542" w:type="dxa"/>
            <w:tcBorders>
              <w:top w:val="single" w:sz="4" w:space="0" w:color="auto"/>
              <w:left w:val="single" w:sz="4" w:space="0" w:color="auto"/>
              <w:right w:val="single" w:sz="4" w:space="0" w:color="auto"/>
            </w:tcBorders>
          </w:tcPr>
          <w:p w14:paraId="3452245B" w14:textId="77777777" w:rsidR="009710C9" w:rsidRPr="00BD5FDB" w:rsidRDefault="000D4A1B" w:rsidP="009710C9">
            <w:pPr>
              <w:pStyle w:val="Other0"/>
              <w:rPr>
                <w:rStyle w:val="Other"/>
              </w:rPr>
            </w:pPr>
            <w:r w:rsidRPr="00BD5FDB">
              <w:rPr>
                <w:rStyle w:val="Other"/>
              </w:rPr>
              <w:t>SEP</w:t>
            </w:r>
          </w:p>
          <w:p w14:paraId="55F65425" w14:textId="497BFAD2" w:rsidR="00895AB4" w:rsidRPr="00BD5FDB" w:rsidRDefault="000D4A1B" w:rsidP="009710C9">
            <w:pPr>
              <w:pStyle w:val="Other0"/>
            </w:pPr>
            <w:r w:rsidRPr="00BD5FDB">
              <w:rPr>
                <w:rStyle w:val="Other"/>
              </w:rPr>
              <w:t>[]</w:t>
            </w:r>
          </w:p>
        </w:tc>
      </w:tr>
      <w:tr w:rsidR="00895AB4" w:rsidRPr="00BD5FDB" w14:paraId="01B7F360" w14:textId="77777777" w:rsidTr="009710C9">
        <w:tc>
          <w:tcPr>
            <w:tcW w:w="778" w:type="dxa"/>
            <w:tcBorders>
              <w:top w:val="single" w:sz="4" w:space="0" w:color="auto"/>
              <w:left w:val="single" w:sz="4" w:space="0" w:color="auto"/>
            </w:tcBorders>
          </w:tcPr>
          <w:p w14:paraId="347AA672" w14:textId="77777777" w:rsidR="00895AB4" w:rsidRPr="00BD5FDB" w:rsidRDefault="000D4A1B" w:rsidP="009710C9">
            <w:pPr>
              <w:pStyle w:val="Other0"/>
            </w:pPr>
            <w:r w:rsidRPr="00BD5FDB">
              <w:rPr>
                <w:rStyle w:val="Other"/>
                <w:lang w:val="fr-FR"/>
              </w:rPr>
              <w:t>SIDES</w:t>
            </w:r>
          </w:p>
        </w:tc>
        <w:tc>
          <w:tcPr>
            <w:tcW w:w="9542" w:type="dxa"/>
            <w:tcBorders>
              <w:top w:val="single" w:sz="4" w:space="0" w:color="auto"/>
              <w:left w:val="single" w:sz="4" w:space="0" w:color="auto"/>
              <w:right w:val="single" w:sz="4" w:space="0" w:color="auto"/>
            </w:tcBorders>
          </w:tcPr>
          <w:p w14:paraId="6519A8DA" w14:textId="77777777" w:rsidR="009710C9" w:rsidRPr="00BD5FDB" w:rsidRDefault="000D4A1B" w:rsidP="009710C9">
            <w:pPr>
              <w:pStyle w:val="Other0"/>
              <w:rPr>
                <w:rStyle w:val="Other"/>
              </w:rPr>
            </w:pPr>
            <w:r w:rsidRPr="00BD5FDB">
              <w:rPr>
                <w:rStyle w:val="Other"/>
              </w:rPr>
              <w:t>SIDES 1.1</w:t>
            </w:r>
          </w:p>
          <w:p w14:paraId="60504019" w14:textId="73718574" w:rsidR="00895AB4" w:rsidRPr="00BD5FDB" w:rsidRDefault="000D4A1B" w:rsidP="009710C9">
            <w:pPr>
              <w:pStyle w:val="Other0"/>
            </w:pPr>
            <w:r w:rsidRPr="00BD5FDB">
              <w:rPr>
                <w:rStyle w:val="Other"/>
              </w:rPr>
              <w:t>[]</w:t>
            </w:r>
          </w:p>
        </w:tc>
      </w:tr>
      <w:tr w:rsidR="00895AB4" w:rsidRPr="00BD5FDB" w14:paraId="66FB86C7" w14:textId="77777777" w:rsidTr="009710C9">
        <w:tc>
          <w:tcPr>
            <w:tcW w:w="778" w:type="dxa"/>
            <w:tcBorders>
              <w:top w:val="single" w:sz="4" w:space="0" w:color="auto"/>
              <w:left w:val="single" w:sz="4" w:space="0" w:color="auto"/>
            </w:tcBorders>
          </w:tcPr>
          <w:p w14:paraId="090059C2" w14:textId="77777777" w:rsidR="00895AB4" w:rsidRPr="00BD5FDB" w:rsidRDefault="000D4A1B" w:rsidP="009710C9">
            <w:pPr>
              <w:pStyle w:val="Other0"/>
            </w:pPr>
            <w:r w:rsidRPr="00BD5FDB">
              <w:rPr>
                <w:rStyle w:val="Other"/>
                <w:lang w:val="fr-FR"/>
              </w:rPr>
              <w:t>CPO</w:t>
            </w:r>
          </w:p>
        </w:tc>
        <w:tc>
          <w:tcPr>
            <w:tcW w:w="9542" w:type="dxa"/>
            <w:tcBorders>
              <w:top w:val="single" w:sz="4" w:space="0" w:color="auto"/>
              <w:left w:val="single" w:sz="4" w:space="0" w:color="auto"/>
              <w:right w:val="single" w:sz="4" w:space="0" w:color="auto"/>
            </w:tcBorders>
          </w:tcPr>
          <w:p w14:paraId="75DD09D2" w14:textId="3BA4976B" w:rsidR="009710C9" w:rsidRPr="00BD5FDB" w:rsidRDefault="000D4A1B" w:rsidP="009710C9">
            <w:pPr>
              <w:pStyle w:val="Other0"/>
              <w:rPr>
                <w:rStyle w:val="Other"/>
              </w:rPr>
            </w:pPr>
            <w:r w:rsidRPr="0095354F">
              <w:rPr>
                <w:rStyle w:val="Other"/>
                <w:i/>
                <w:lang w:val="en-US"/>
              </w:rPr>
              <w:t xml:space="preserve">Cross Process </w:t>
            </w:r>
            <w:del w:id="3" w:author="Fabrice TIERCELIN" w:date="2026-06-17T17:11:00Z" w16du:dateUtc="2026-06-17T15:11:00Z">
              <w:r w:rsidRPr="0095354F" w:rsidDel="001E78B4">
                <w:rPr>
                  <w:rStyle w:val="Other"/>
                  <w:i/>
                  <w:lang w:val="en-US"/>
                </w:rPr>
                <w:delText>Objects</w:delText>
              </w:r>
              <w:r w:rsidRPr="0095354F" w:rsidDel="001E78B4">
                <w:rPr>
                  <w:rStyle w:val="Other"/>
                  <w:lang w:val="en-US"/>
                </w:rPr>
                <w:delText> :</w:delText>
              </w:r>
            </w:del>
            <w:ins w:id="4" w:author="Fabrice TIERCELIN" w:date="2026-06-17T17:11:00Z" w16du:dateUtc="2026-06-17T15:11:00Z">
              <w:r w:rsidR="001E78B4" w:rsidRPr="0095354F">
                <w:rPr>
                  <w:rStyle w:val="Other"/>
                  <w:i/>
                  <w:lang w:val="en-US"/>
                </w:rPr>
                <w:t>Objects</w:t>
              </w:r>
              <w:r w:rsidR="001E78B4" w:rsidRPr="0095354F">
                <w:rPr>
                  <w:rStyle w:val="Other"/>
                  <w:lang w:val="en-US"/>
                </w:rPr>
                <w:t>:</w:t>
              </w:r>
            </w:ins>
            <w:r w:rsidRPr="0095354F">
              <w:rPr>
                <w:rStyle w:val="Other"/>
                <w:lang w:val="en-US"/>
              </w:rPr>
              <w:t xml:space="preserve"> </w:t>
            </w:r>
            <w:r w:rsidRPr="00BD5FDB">
              <w:rPr>
                <w:rStyle w:val="Other"/>
              </w:rPr>
              <w:t>designates the HR-XML modules shared between the two standards SEP and SIDES.</w:t>
            </w:r>
          </w:p>
          <w:p w14:paraId="6D801D93" w14:textId="68934C25" w:rsidR="00895AB4" w:rsidRPr="00BD5FDB" w:rsidRDefault="000D4A1B" w:rsidP="009710C9">
            <w:pPr>
              <w:pStyle w:val="Other0"/>
            </w:pPr>
            <w:r w:rsidRPr="00BD5FDB">
              <w:rPr>
                <w:rStyle w:val="Other"/>
              </w:rPr>
              <w:t>[]</w:t>
            </w:r>
          </w:p>
        </w:tc>
      </w:tr>
      <w:tr w:rsidR="00895AB4" w:rsidRPr="00BD5FDB" w14:paraId="23FD6C50" w14:textId="77777777" w:rsidTr="009710C9">
        <w:tc>
          <w:tcPr>
            <w:tcW w:w="778" w:type="dxa"/>
            <w:tcBorders>
              <w:top w:val="single" w:sz="4" w:space="0" w:color="auto"/>
              <w:left w:val="single" w:sz="4" w:space="0" w:color="auto"/>
              <w:bottom w:val="single" w:sz="4" w:space="0" w:color="auto"/>
            </w:tcBorders>
          </w:tcPr>
          <w:p w14:paraId="5A6E710F" w14:textId="77777777" w:rsidR="00895AB4" w:rsidRPr="00BD5FDB" w:rsidRDefault="000D4A1B" w:rsidP="009710C9">
            <w:pPr>
              <w:pStyle w:val="Other0"/>
            </w:pPr>
            <w:r w:rsidRPr="00BD5FDB">
              <w:rPr>
                <w:rStyle w:val="Other"/>
                <w:lang w:val="fr-FR"/>
              </w:rPr>
              <w:t>MD5</w:t>
            </w:r>
          </w:p>
        </w:tc>
        <w:tc>
          <w:tcPr>
            <w:tcW w:w="9542" w:type="dxa"/>
            <w:tcBorders>
              <w:top w:val="single" w:sz="4" w:space="0" w:color="auto"/>
              <w:left w:val="single" w:sz="4" w:space="0" w:color="auto"/>
              <w:bottom w:val="single" w:sz="4" w:space="0" w:color="auto"/>
              <w:right w:val="single" w:sz="4" w:space="0" w:color="auto"/>
            </w:tcBorders>
          </w:tcPr>
          <w:p w14:paraId="59F43473" w14:textId="77777777" w:rsidR="00895AB4" w:rsidRPr="00BD5FDB" w:rsidRDefault="000D4A1B" w:rsidP="009710C9">
            <w:pPr>
              <w:pStyle w:val="Other0"/>
            </w:pPr>
            <w:r w:rsidRPr="00BD5FDB">
              <w:rPr>
                <w:rStyle w:val="Other"/>
              </w:rPr>
              <w:t>MD5</w:t>
            </w:r>
            <w:r w:rsidRPr="00BD5FDB">
              <w:rPr>
                <w:rStyle w:val="Other"/>
                <w:i/>
              </w:rPr>
              <w:t xml:space="preserve"> (Message Digest 5</w:t>
            </w:r>
            <w:r w:rsidRPr="00BD5FDB">
              <w:rPr>
                <w:rStyle w:val="Other"/>
              </w:rPr>
              <w:t xml:space="preserve">) is a cryptographic hash function used to obtain a </w:t>
            </w:r>
            <w:r w:rsidRPr="00BD5FDB">
              <w:rPr>
                <w:rStyle w:val="Other"/>
                <w:i/>
              </w:rPr>
              <w:t>digital fingerprint</w:t>
            </w:r>
            <w:r w:rsidRPr="00BD5FDB">
              <w:rPr>
                <w:rStyle w:val="Other"/>
              </w:rPr>
              <w:t xml:space="preserve"> (in this case a sequence of 128 bits or 32 characters in hexadecimal notation) for each message, with a very high probability that the fingerprints of two different messages will be different.</w:t>
            </w:r>
          </w:p>
          <w:p w14:paraId="088CFE1E" w14:textId="77777777" w:rsidR="00895AB4" w:rsidRPr="00BD5FDB" w:rsidRDefault="000D4A1B" w:rsidP="009710C9">
            <w:pPr>
              <w:pStyle w:val="Other0"/>
            </w:pPr>
            <w:r w:rsidRPr="00BD5FDB">
              <w:rPr>
                <w:rStyle w:val="Other"/>
              </w:rPr>
              <w:t>[]</w:t>
            </w:r>
          </w:p>
        </w:tc>
      </w:tr>
    </w:tbl>
    <w:p w14:paraId="0F0E57DB" w14:textId="64B71E6D" w:rsidR="00895AB4" w:rsidRPr="00BD5FDB" w:rsidRDefault="009710C9" w:rsidP="009710C9">
      <w:pPr>
        <w:pStyle w:val="Heading20"/>
        <w:keepNext/>
        <w:keepLines/>
        <w:tabs>
          <w:tab w:val="left" w:pos="392"/>
        </w:tabs>
        <w:spacing w:before="360"/>
      </w:pPr>
      <w:bookmarkStart w:id="5" w:name="bookmark6"/>
      <w:r w:rsidRPr="00BD5FDB">
        <w:t>II.</w:t>
      </w:r>
      <w:r w:rsidRPr="00BD5FDB">
        <w:tab/>
      </w:r>
      <w:r w:rsidRPr="00BD5FDB">
        <w:rPr>
          <w:rStyle w:val="Heading2"/>
          <w:b/>
        </w:rPr>
        <w:t>ERROR MANAGEMENT PRINCIPLE</w:t>
      </w:r>
      <w:bookmarkEnd w:id="5"/>
    </w:p>
    <w:p w14:paraId="344D24D5" w14:textId="77777777" w:rsidR="00895AB4" w:rsidRPr="00BD5FDB" w:rsidRDefault="000D4A1B" w:rsidP="009710C9">
      <w:pPr>
        <w:pStyle w:val="Bodytext20"/>
      </w:pPr>
      <w:r w:rsidRPr="00BD5FDB">
        <w:rPr>
          <w:rStyle w:val="Bodytext2"/>
        </w:rPr>
        <w:t>As specified in the Web Services/SOAP architecture, the management of errors on a service call is implemented by a "service fault" mechanism.</w:t>
      </w:r>
    </w:p>
    <w:p w14:paraId="0E8AC2AB" w14:textId="60F337B6" w:rsidR="00895AB4" w:rsidRPr="00BD5FDB" w:rsidRDefault="009710C9" w:rsidP="009710C9">
      <w:pPr>
        <w:pStyle w:val="Bodytext20"/>
        <w:tabs>
          <w:tab w:val="left" w:pos="738"/>
        </w:tabs>
        <w:ind w:left="660" w:hanging="180"/>
      </w:pPr>
      <w:r w:rsidRPr="00BD5FDB">
        <w:t>•</w:t>
      </w:r>
      <w:r w:rsidRPr="00BD5FDB">
        <w:tab/>
      </w:r>
      <w:r w:rsidRPr="00BD5FDB">
        <w:rPr>
          <w:rStyle w:val="Bodytext2"/>
        </w:rPr>
        <w:t>If no errors are returned when a Web Service is called, this means that the service called has not generated any blocking errors during processing. The service then returns the output parameters defined in the WSDL for this service.</w:t>
      </w:r>
    </w:p>
    <w:p w14:paraId="7C5AD1F0" w14:textId="2A0D8695" w:rsidR="00895AB4" w:rsidRPr="00BD5FDB" w:rsidRDefault="000D4A1B" w:rsidP="009710C9">
      <w:pPr>
        <w:pStyle w:val="Bodytext20"/>
      </w:pPr>
      <w:r w:rsidRPr="00BD5FDB">
        <w:rPr>
          <w:rStyle w:val="Bodytext2"/>
        </w:rPr>
        <w:lastRenderedPageBreak/>
        <w:t>In the case of an update to the data present in the Apec IS (e.g. creation of an offer or modification of the status of an offer), the processing may encounter errors of varying severity but which do not affect the processing; in this case, the Web Service returns a ApplicationAcknowledgementType object. This type is described in detail in Chapter 1 below.</w:t>
      </w:r>
    </w:p>
    <w:p w14:paraId="4334F0C1" w14:textId="1CBB4D0C" w:rsidR="00895AB4" w:rsidRPr="00BD5FDB" w:rsidRDefault="009710C9" w:rsidP="009710C9">
      <w:pPr>
        <w:pStyle w:val="Bodytext20"/>
        <w:tabs>
          <w:tab w:val="left" w:pos="707"/>
        </w:tabs>
        <w:ind w:left="680" w:hanging="200"/>
      </w:pPr>
      <w:r w:rsidRPr="00BD5FDB">
        <w:t>•</w:t>
      </w:r>
      <w:r w:rsidRPr="00BD5FDB">
        <w:tab/>
      </w:r>
      <w:r w:rsidRPr="00BD5FDB">
        <w:rPr>
          <w:rStyle w:val="Bodytext2"/>
        </w:rPr>
        <w:t>If a fault is returned, it means that there has been a blocking error and it is therefore up to the calling application (client HRIS) to manage this fault and obtain the corresponding error message.</w:t>
      </w:r>
    </w:p>
    <w:p w14:paraId="6104ECA9" w14:textId="50B855BD" w:rsidR="00895AB4" w:rsidRPr="00BD5FDB" w:rsidRDefault="000D4A1B" w:rsidP="009710C9">
      <w:pPr>
        <w:pStyle w:val="Picturecaption0"/>
        <w:jc w:val="both"/>
      </w:pPr>
      <w:r w:rsidRPr="00BD5FDB">
        <w:rPr>
          <w:rStyle w:val="Picturecaption"/>
        </w:rPr>
        <w:t>In Java, the fault and error message are obtained using a "catch Exception". Example:</w:t>
      </w:r>
    </w:p>
    <w:p w14:paraId="14F7F35A" w14:textId="77777777" w:rsidR="00895AB4" w:rsidRPr="00BD5FDB" w:rsidRDefault="000D4A1B" w:rsidP="009710C9">
      <w:pPr>
        <w:rPr>
          <w:sz w:val="2"/>
          <w:szCs w:val="2"/>
        </w:rPr>
      </w:pPr>
      <w:r w:rsidRPr="00BD5FDB">
        <w:rPr>
          <w:noProof/>
        </w:rPr>
        <w:drawing>
          <wp:inline distT="0" distB="0" distL="0" distR="0" wp14:anchorId="28CBA9C0" wp14:editId="283BE725">
            <wp:extent cx="5416550" cy="206375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stretch/>
                  </pic:blipFill>
                  <pic:spPr>
                    <a:xfrm>
                      <a:off x="0" y="0"/>
                      <a:ext cx="5416550" cy="2063750"/>
                    </a:xfrm>
                    <a:prstGeom prst="rect">
                      <a:avLst/>
                    </a:prstGeom>
                  </pic:spPr>
                </pic:pic>
              </a:graphicData>
            </a:graphic>
          </wp:inline>
        </w:drawing>
      </w:r>
    </w:p>
    <w:p w14:paraId="073F8303" w14:textId="03E1D46E" w:rsidR="00895AB4" w:rsidRPr="00BD5FDB" w:rsidRDefault="009710C9" w:rsidP="009710C9">
      <w:pPr>
        <w:pStyle w:val="Heading30"/>
        <w:keepNext/>
        <w:keepLines/>
        <w:tabs>
          <w:tab w:val="left" w:pos="294"/>
        </w:tabs>
        <w:spacing w:after="180"/>
      </w:pPr>
      <w:bookmarkStart w:id="6" w:name="bookmark8"/>
      <w:r w:rsidRPr="00BD5FDB">
        <w:t>1.</w:t>
      </w:r>
      <w:r w:rsidRPr="00BD5FDB">
        <w:tab/>
      </w:r>
      <w:r w:rsidRPr="00BD5FDB">
        <w:rPr>
          <w:rStyle w:val="Heading3"/>
          <w:b/>
        </w:rPr>
        <w:t>THE AcknowledgementType TYPE</w:t>
      </w:r>
      <w:bookmarkEnd w:id="6"/>
    </w:p>
    <w:p w14:paraId="2A91D039" w14:textId="38E3E248" w:rsidR="00895AB4" w:rsidRPr="00BD5FDB" w:rsidRDefault="000D4A1B" w:rsidP="009710C9">
      <w:pPr>
        <w:pStyle w:val="Bodytext20"/>
      </w:pPr>
      <w:r w:rsidRPr="00BD5FDB">
        <w:rPr>
          <w:rStyle w:val="Bodytext2"/>
        </w:rPr>
        <w:t>In response, many ADEP Web Services return a transaction acknowledgement indicating any errors encountered when processing the client request. The acknowledgement is returned in the form of an AcknowledgeType element. This type is derived from the HR-XML CPO standard, and can be viewed in detail at this address:</w:t>
      </w:r>
    </w:p>
    <w:p w14:paraId="36EDF525" w14:textId="77777777" w:rsidR="00895AB4" w:rsidRPr="00BD5FDB" w:rsidRDefault="000D4A1B" w:rsidP="009710C9">
      <w:pPr>
        <w:pStyle w:val="Bodytext20"/>
      </w:pPr>
      <w:r w:rsidRPr="00BD5FDB">
        <w:rPr>
          <w:rStyle w:val="Bodytext2"/>
        </w:rPr>
        <w:t>[]</w:t>
      </w:r>
    </w:p>
    <w:p w14:paraId="61E26F7F" w14:textId="77777777" w:rsidR="00895AB4" w:rsidRPr="00BD5FDB" w:rsidRDefault="000D4A1B" w:rsidP="009710C9">
      <w:pPr>
        <w:pStyle w:val="Bodytext20"/>
        <w:spacing w:after="240"/>
      </w:pPr>
      <w:r w:rsidRPr="00BD5FDB">
        <w:rPr>
          <w:rStyle w:val="Bodytext2"/>
        </w:rPr>
        <w:t>This object describes the result of processing on the entities involved in the transaction and any errors on these entities. These errors can be a warning about a field that has not been filled in, or an error that is fatal to the processing of the entity, such as a mandatory field that has not been supplied.</w:t>
      </w:r>
    </w:p>
    <w:p w14:paraId="46DC39EC" w14:textId="508722B7" w:rsidR="00895AB4" w:rsidRPr="00BD5FDB" w:rsidRDefault="009710C9" w:rsidP="009710C9">
      <w:pPr>
        <w:pStyle w:val="Heading30"/>
        <w:keepNext/>
        <w:keepLines/>
        <w:tabs>
          <w:tab w:val="left" w:pos="375"/>
        </w:tabs>
        <w:spacing w:after="0"/>
      </w:pPr>
      <w:bookmarkStart w:id="7" w:name="bookmark10"/>
      <w:r w:rsidRPr="00BD5FDB">
        <w:t>1.1</w:t>
      </w:r>
      <w:r w:rsidRPr="00BD5FDB">
        <w:tab/>
      </w:r>
      <w:r w:rsidRPr="00BD5FDB">
        <w:rPr>
          <w:rStyle w:val="Heading3"/>
          <w:b/>
        </w:rPr>
        <w:t>THE ApplicationAcknowledgementType TYPE</w:t>
      </w:r>
      <w:bookmarkEnd w:id="7"/>
    </w:p>
    <w:p w14:paraId="09A6E3F6" w14:textId="77777777" w:rsidR="00895AB4" w:rsidRPr="00BD5FDB" w:rsidRDefault="000D4A1B" w:rsidP="009710C9">
      <w:pPr>
        <w:jc w:val="center"/>
        <w:rPr>
          <w:sz w:val="2"/>
          <w:szCs w:val="2"/>
        </w:rPr>
      </w:pPr>
      <w:r w:rsidRPr="00BD5FDB">
        <w:rPr>
          <w:noProof/>
        </w:rPr>
        <w:drawing>
          <wp:inline distT="0" distB="0" distL="0" distR="0" wp14:anchorId="1D1F395B" wp14:editId="51E81367">
            <wp:extent cx="4151630" cy="1615440"/>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pic:blipFill>
                  <pic:spPr>
                    <a:xfrm>
                      <a:off x="0" y="0"/>
                      <a:ext cx="4151630" cy="1615440"/>
                    </a:xfrm>
                    <a:prstGeom prst="rect">
                      <a:avLst/>
                    </a:prstGeom>
                  </pic:spPr>
                </pic:pic>
              </a:graphicData>
            </a:graphic>
          </wp:inline>
        </w:drawing>
      </w:r>
    </w:p>
    <w:p w14:paraId="628403F2" w14:textId="7BB631D3" w:rsidR="00895AB4" w:rsidRPr="00BD5FDB" w:rsidRDefault="000D4A1B" w:rsidP="00CA3907">
      <w:pPr>
        <w:pStyle w:val="Picturecaption0"/>
        <w:spacing w:after="80"/>
        <w:jc w:val="center"/>
        <w:rPr>
          <w:rFonts w:ascii="Courier New" w:hAnsi="Courier New" w:cs="Courier New"/>
          <w:b/>
          <w:bCs/>
          <w:sz w:val="18"/>
          <w:szCs w:val="18"/>
        </w:rPr>
      </w:pPr>
      <w:r w:rsidRPr="00BD5FDB">
        <w:rPr>
          <w:rStyle w:val="Picturecaption"/>
          <w:b/>
          <w:sz w:val="18"/>
        </w:rPr>
        <w:t xml:space="preserve">Figure </w:t>
      </w:r>
      <w:r w:rsidRPr="00BD5FDB">
        <w:rPr>
          <w:rStyle w:val="Picturecaption"/>
          <w:b/>
          <w:color w:val="150E4E"/>
          <w:sz w:val="18"/>
        </w:rPr>
        <w:t xml:space="preserve">1: </w:t>
      </w:r>
      <w:r w:rsidRPr="00BD5FDB">
        <w:rPr>
          <w:rStyle w:val="Picturecaption"/>
          <w:b/>
          <w:sz w:val="18"/>
        </w:rPr>
        <w:t xml:space="preserve">The </w:t>
      </w:r>
      <w:r w:rsidRPr="00BD5FDB">
        <w:rPr>
          <w:rStyle w:val="Picturecaption"/>
          <w:rFonts w:ascii="Courier New" w:hAnsi="Courier New"/>
          <w:b/>
          <w:sz w:val="18"/>
        </w:rPr>
        <w:t>AcknowledgeType type</w:t>
      </w:r>
    </w:p>
    <w:tbl>
      <w:tblPr>
        <w:tblOverlap w:val="never"/>
        <w:tblW w:w="0" w:type="auto"/>
        <w:tblLayout w:type="fixed"/>
        <w:tblCellMar>
          <w:left w:w="57" w:type="dxa"/>
          <w:right w:w="57" w:type="dxa"/>
        </w:tblCellMar>
        <w:tblLook w:val="0000" w:firstRow="0" w:lastRow="0" w:firstColumn="0" w:lastColumn="0" w:noHBand="0" w:noVBand="0"/>
      </w:tblPr>
      <w:tblGrid>
        <w:gridCol w:w="2227"/>
        <w:gridCol w:w="3571"/>
        <w:gridCol w:w="1368"/>
        <w:gridCol w:w="1445"/>
      </w:tblGrid>
      <w:tr w:rsidR="00DE2640" w:rsidRPr="00BD5FDB" w14:paraId="78A5116F" w14:textId="77777777" w:rsidTr="00B14430">
        <w:trPr>
          <w:trHeight w:val="522"/>
        </w:trPr>
        <w:tc>
          <w:tcPr>
            <w:tcW w:w="2227" w:type="dxa"/>
            <w:tcBorders>
              <w:top w:val="single" w:sz="4" w:space="0" w:color="auto"/>
              <w:left w:val="single" w:sz="4" w:space="0" w:color="auto"/>
            </w:tcBorders>
          </w:tcPr>
          <w:p w14:paraId="5523AB27" w14:textId="77777777" w:rsidR="00895AB4" w:rsidRPr="00BD5FDB" w:rsidRDefault="000D4A1B" w:rsidP="009710C9">
            <w:pPr>
              <w:pStyle w:val="Other0"/>
              <w:rPr>
                <w:color w:val="auto"/>
                <w:sz w:val="17"/>
                <w:szCs w:val="17"/>
              </w:rPr>
            </w:pPr>
            <w:r w:rsidRPr="00BD5FDB">
              <w:rPr>
                <w:rStyle w:val="Other"/>
                <w:b/>
                <w:i/>
                <w:color w:val="auto"/>
                <w:sz w:val="17"/>
              </w:rPr>
              <w:t>Element</w:t>
            </w:r>
          </w:p>
        </w:tc>
        <w:tc>
          <w:tcPr>
            <w:tcW w:w="3571" w:type="dxa"/>
            <w:tcBorders>
              <w:top w:val="single" w:sz="4" w:space="0" w:color="auto"/>
              <w:left w:val="single" w:sz="4" w:space="0" w:color="auto"/>
            </w:tcBorders>
          </w:tcPr>
          <w:p w14:paraId="5469D859" w14:textId="77777777" w:rsidR="00895AB4" w:rsidRPr="00BD5FDB" w:rsidRDefault="000D4A1B" w:rsidP="009710C9">
            <w:pPr>
              <w:pStyle w:val="Other0"/>
              <w:rPr>
                <w:color w:val="auto"/>
                <w:sz w:val="17"/>
                <w:szCs w:val="17"/>
              </w:rPr>
            </w:pPr>
            <w:r w:rsidRPr="00BD5FDB">
              <w:rPr>
                <w:rStyle w:val="Other"/>
                <w:b/>
                <w:i/>
                <w:color w:val="auto"/>
                <w:sz w:val="17"/>
              </w:rPr>
              <w:t>Description</w:t>
            </w:r>
          </w:p>
        </w:tc>
        <w:tc>
          <w:tcPr>
            <w:tcW w:w="1368" w:type="dxa"/>
            <w:tcBorders>
              <w:top w:val="single" w:sz="4" w:space="0" w:color="auto"/>
              <w:left w:val="single" w:sz="4" w:space="0" w:color="auto"/>
            </w:tcBorders>
          </w:tcPr>
          <w:p w14:paraId="6DAAAABA" w14:textId="78F7C40E" w:rsidR="00895AB4" w:rsidRPr="00BD5FDB" w:rsidRDefault="000D4A1B" w:rsidP="004D0BAB">
            <w:pPr>
              <w:pStyle w:val="Other0"/>
              <w:rPr>
                <w:color w:val="auto"/>
                <w:sz w:val="17"/>
                <w:szCs w:val="17"/>
              </w:rPr>
            </w:pPr>
            <w:r w:rsidRPr="00BD5FDB">
              <w:rPr>
                <w:rStyle w:val="Other"/>
                <w:b/>
                <w:i/>
                <w:color w:val="auto"/>
                <w:sz w:val="17"/>
              </w:rPr>
              <w:t>ADEP processing</w:t>
            </w:r>
          </w:p>
        </w:tc>
        <w:tc>
          <w:tcPr>
            <w:tcW w:w="1445" w:type="dxa"/>
            <w:tcBorders>
              <w:top w:val="single" w:sz="4" w:space="0" w:color="auto"/>
              <w:left w:val="single" w:sz="4" w:space="0" w:color="auto"/>
              <w:right w:val="single" w:sz="4" w:space="0" w:color="auto"/>
            </w:tcBorders>
          </w:tcPr>
          <w:p w14:paraId="47649496" w14:textId="77777777" w:rsidR="00895AB4" w:rsidRPr="00BD5FDB" w:rsidRDefault="000D4A1B" w:rsidP="009710C9">
            <w:pPr>
              <w:pStyle w:val="Other0"/>
              <w:rPr>
                <w:color w:val="auto"/>
                <w:sz w:val="17"/>
                <w:szCs w:val="17"/>
              </w:rPr>
            </w:pPr>
            <w:r w:rsidRPr="00BD5FDB">
              <w:rPr>
                <w:rStyle w:val="Other"/>
                <w:b/>
                <w:i/>
                <w:color w:val="auto"/>
                <w:sz w:val="17"/>
              </w:rPr>
              <w:t>Format</w:t>
            </w:r>
          </w:p>
        </w:tc>
      </w:tr>
      <w:tr w:rsidR="00DE2640" w:rsidRPr="00BD5FDB" w14:paraId="5AF6E699" w14:textId="77777777" w:rsidTr="00B14430">
        <w:trPr>
          <w:trHeight w:val="216"/>
        </w:trPr>
        <w:tc>
          <w:tcPr>
            <w:tcW w:w="2227" w:type="dxa"/>
            <w:tcBorders>
              <w:top w:val="single" w:sz="4" w:space="0" w:color="auto"/>
              <w:left w:val="single" w:sz="4" w:space="0" w:color="auto"/>
            </w:tcBorders>
            <w:shd w:val="clear" w:color="auto" w:fill="D9D9D9"/>
          </w:tcPr>
          <w:p w14:paraId="6F9AD272" w14:textId="3D811B31" w:rsidR="00895AB4" w:rsidRPr="00BD5FDB" w:rsidRDefault="000D4A1B" w:rsidP="009710C9">
            <w:pPr>
              <w:pStyle w:val="Other0"/>
              <w:rPr>
                <w:rFonts w:ascii="Courier New" w:hAnsi="Courier New" w:cs="Courier New"/>
                <w:color w:val="auto"/>
              </w:rPr>
            </w:pPr>
            <w:r w:rsidRPr="00BD5FDB">
              <w:rPr>
                <w:rStyle w:val="Other"/>
                <w:rFonts w:ascii="Courier New" w:hAnsi="Courier New"/>
                <w:color w:val="auto"/>
              </w:rPr>
              <w:t>xml :lang</w:t>
            </w:r>
          </w:p>
        </w:tc>
        <w:tc>
          <w:tcPr>
            <w:tcW w:w="3571" w:type="dxa"/>
            <w:tcBorders>
              <w:top w:val="single" w:sz="4" w:space="0" w:color="auto"/>
              <w:left w:val="single" w:sz="4" w:space="0" w:color="auto"/>
            </w:tcBorders>
            <w:shd w:val="clear" w:color="auto" w:fill="D9D9D9"/>
          </w:tcPr>
          <w:p w14:paraId="21885AD3" w14:textId="77777777" w:rsidR="00895AB4" w:rsidRPr="00BD5FDB" w:rsidRDefault="000D4A1B" w:rsidP="009710C9">
            <w:pPr>
              <w:pStyle w:val="Other0"/>
              <w:rPr>
                <w:color w:val="auto"/>
                <w:sz w:val="17"/>
                <w:szCs w:val="17"/>
              </w:rPr>
            </w:pPr>
            <w:r w:rsidRPr="00BD5FDB">
              <w:rPr>
                <w:rStyle w:val="Other"/>
                <w:color w:val="auto"/>
                <w:sz w:val="17"/>
              </w:rPr>
              <w:t>Language of the offer</w:t>
            </w:r>
          </w:p>
        </w:tc>
        <w:tc>
          <w:tcPr>
            <w:tcW w:w="1368" w:type="dxa"/>
            <w:tcBorders>
              <w:top w:val="single" w:sz="4" w:space="0" w:color="auto"/>
              <w:left w:val="single" w:sz="4" w:space="0" w:color="auto"/>
            </w:tcBorders>
            <w:shd w:val="clear" w:color="auto" w:fill="D9D9D9"/>
          </w:tcPr>
          <w:p w14:paraId="07110A6D" w14:textId="3C6AF394" w:rsidR="00895AB4" w:rsidRPr="00BD5FDB" w:rsidRDefault="006F7B35" w:rsidP="009710C9">
            <w:pPr>
              <w:pStyle w:val="Other0"/>
              <w:rPr>
                <w:color w:val="auto"/>
                <w:sz w:val="17"/>
                <w:szCs w:val="17"/>
              </w:rPr>
            </w:pPr>
            <w:r>
              <w:rPr>
                <w:rStyle w:val="Other"/>
                <w:color w:val="auto"/>
                <w:sz w:val="17"/>
              </w:rPr>
              <w:t>Ignored</w:t>
            </w:r>
          </w:p>
        </w:tc>
        <w:tc>
          <w:tcPr>
            <w:tcW w:w="1445" w:type="dxa"/>
            <w:tcBorders>
              <w:top w:val="single" w:sz="4" w:space="0" w:color="auto"/>
              <w:left w:val="single" w:sz="4" w:space="0" w:color="auto"/>
              <w:right w:val="single" w:sz="4" w:space="0" w:color="auto"/>
            </w:tcBorders>
            <w:shd w:val="clear" w:color="auto" w:fill="D9D9D9"/>
          </w:tcPr>
          <w:p w14:paraId="33C9ACCC" w14:textId="77777777" w:rsidR="00895AB4" w:rsidRPr="00BD5FDB" w:rsidRDefault="00895AB4" w:rsidP="009710C9">
            <w:pPr>
              <w:rPr>
                <w:color w:val="auto"/>
                <w:sz w:val="10"/>
                <w:szCs w:val="10"/>
                <w:lang w:val="fr-FR"/>
              </w:rPr>
            </w:pPr>
          </w:p>
        </w:tc>
      </w:tr>
      <w:tr w:rsidR="00DE2640" w:rsidRPr="00BD5FDB" w14:paraId="294070A8" w14:textId="77777777" w:rsidTr="00B14430">
        <w:trPr>
          <w:trHeight w:val="420"/>
        </w:trPr>
        <w:tc>
          <w:tcPr>
            <w:tcW w:w="2227" w:type="dxa"/>
            <w:tcBorders>
              <w:top w:val="single" w:sz="4" w:space="0" w:color="auto"/>
              <w:left w:val="single" w:sz="4" w:space="0" w:color="auto"/>
            </w:tcBorders>
          </w:tcPr>
          <w:p w14:paraId="4CF96947" w14:textId="49A1B95A" w:rsidR="00895AB4" w:rsidRPr="00BD5FDB" w:rsidRDefault="000D4A1B" w:rsidP="009710C9">
            <w:pPr>
              <w:pStyle w:val="Other0"/>
              <w:rPr>
                <w:rFonts w:ascii="Courier New" w:hAnsi="Courier New" w:cs="Courier New"/>
                <w:color w:val="auto"/>
              </w:rPr>
            </w:pPr>
            <w:r w:rsidRPr="00BD5FDB">
              <w:rPr>
                <w:rStyle w:val="Other"/>
                <w:rFonts w:ascii="Courier New" w:hAnsi="Courier New"/>
                <w:color w:val="auto"/>
              </w:rPr>
              <w:t>PayloadResponseSummary</w:t>
            </w:r>
          </w:p>
        </w:tc>
        <w:tc>
          <w:tcPr>
            <w:tcW w:w="3571" w:type="dxa"/>
            <w:tcBorders>
              <w:top w:val="single" w:sz="4" w:space="0" w:color="auto"/>
              <w:left w:val="single" w:sz="4" w:space="0" w:color="auto"/>
            </w:tcBorders>
          </w:tcPr>
          <w:p w14:paraId="17489FA3" w14:textId="77777777" w:rsidR="00895AB4" w:rsidRPr="00BD5FDB" w:rsidRDefault="000D4A1B" w:rsidP="009710C9">
            <w:pPr>
              <w:pStyle w:val="Other0"/>
              <w:rPr>
                <w:color w:val="auto"/>
                <w:sz w:val="17"/>
                <w:szCs w:val="17"/>
              </w:rPr>
            </w:pPr>
            <w:r w:rsidRPr="00BD5FDB">
              <w:rPr>
                <w:rStyle w:val="Other"/>
                <w:color w:val="auto"/>
                <w:sz w:val="17"/>
              </w:rPr>
              <w:t>Summary of client message processing</w:t>
            </w:r>
          </w:p>
        </w:tc>
        <w:tc>
          <w:tcPr>
            <w:tcW w:w="1368" w:type="dxa"/>
            <w:tcBorders>
              <w:top w:val="single" w:sz="4" w:space="0" w:color="auto"/>
              <w:left w:val="single" w:sz="4" w:space="0" w:color="auto"/>
            </w:tcBorders>
          </w:tcPr>
          <w:p w14:paraId="5820F7B2" w14:textId="77777777" w:rsidR="00895AB4" w:rsidRPr="00BD5FDB" w:rsidRDefault="000D4A1B" w:rsidP="009710C9">
            <w:pPr>
              <w:pStyle w:val="Other0"/>
              <w:rPr>
                <w:color w:val="auto"/>
                <w:sz w:val="17"/>
                <w:szCs w:val="17"/>
              </w:rPr>
            </w:pPr>
            <w:r w:rsidRPr="00BD5FDB">
              <w:rPr>
                <w:rStyle w:val="Other"/>
                <w:color w:val="auto"/>
                <w:sz w:val="17"/>
              </w:rPr>
              <w:t>Supplied</w:t>
            </w:r>
          </w:p>
        </w:tc>
        <w:tc>
          <w:tcPr>
            <w:tcW w:w="1445" w:type="dxa"/>
            <w:tcBorders>
              <w:top w:val="single" w:sz="4" w:space="0" w:color="auto"/>
              <w:left w:val="single" w:sz="4" w:space="0" w:color="auto"/>
              <w:right w:val="single" w:sz="4" w:space="0" w:color="auto"/>
            </w:tcBorders>
          </w:tcPr>
          <w:p w14:paraId="03CB4C72" w14:textId="77777777" w:rsidR="00895AB4" w:rsidRPr="00BD5FDB" w:rsidRDefault="000D4A1B" w:rsidP="009710C9">
            <w:pPr>
              <w:pStyle w:val="Other0"/>
              <w:rPr>
                <w:color w:val="auto"/>
                <w:sz w:val="17"/>
                <w:szCs w:val="17"/>
              </w:rPr>
            </w:pPr>
            <w:r w:rsidRPr="00BD5FDB">
              <w:rPr>
                <w:rStyle w:val="Other"/>
                <w:color w:val="auto"/>
                <w:sz w:val="17"/>
              </w:rPr>
              <w:t>see 1.2 below</w:t>
            </w:r>
          </w:p>
        </w:tc>
      </w:tr>
      <w:tr w:rsidR="00DE2640" w:rsidRPr="00BD5FDB" w14:paraId="35BFD465" w14:textId="77777777" w:rsidTr="00B14430">
        <w:trPr>
          <w:trHeight w:val="414"/>
        </w:trPr>
        <w:tc>
          <w:tcPr>
            <w:tcW w:w="2227" w:type="dxa"/>
            <w:tcBorders>
              <w:top w:val="single" w:sz="4" w:space="0" w:color="auto"/>
              <w:left w:val="single" w:sz="4" w:space="0" w:color="auto"/>
            </w:tcBorders>
          </w:tcPr>
          <w:p w14:paraId="282E9C33" w14:textId="77B73183" w:rsidR="00895AB4" w:rsidRPr="00BD5FDB" w:rsidRDefault="000D4A1B" w:rsidP="009710C9">
            <w:pPr>
              <w:pStyle w:val="Other0"/>
              <w:rPr>
                <w:rFonts w:ascii="Courier New" w:hAnsi="Courier New" w:cs="Courier New"/>
                <w:color w:val="auto"/>
              </w:rPr>
            </w:pPr>
            <w:r w:rsidRPr="00BD5FDB">
              <w:rPr>
                <w:rStyle w:val="Other"/>
                <w:rFonts w:ascii="Courier New" w:hAnsi="Courier New"/>
                <w:color w:val="auto"/>
              </w:rPr>
              <w:t>PayloadDisposition</w:t>
            </w:r>
          </w:p>
        </w:tc>
        <w:tc>
          <w:tcPr>
            <w:tcW w:w="3571" w:type="dxa"/>
            <w:tcBorders>
              <w:top w:val="single" w:sz="4" w:space="0" w:color="auto"/>
              <w:left w:val="single" w:sz="4" w:space="0" w:color="auto"/>
            </w:tcBorders>
          </w:tcPr>
          <w:p w14:paraId="1F2B08BA" w14:textId="77777777" w:rsidR="00895AB4" w:rsidRPr="00BD5FDB" w:rsidRDefault="000D4A1B" w:rsidP="009710C9">
            <w:pPr>
              <w:pStyle w:val="Other0"/>
              <w:rPr>
                <w:color w:val="auto"/>
                <w:sz w:val="17"/>
                <w:szCs w:val="17"/>
              </w:rPr>
            </w:pPr>
            <w:r w:rsidRPr="00BD5FDB">
              <w:rPr>
                <w:rStyle w:val="Other"/>
                <w:color w:val="auto"/>
                <w:sz w:val="17"/>
              </w:rPr>
              <w:t>Client message processing details</w:t>
            </w:r>
          </w:p>
        </w:tc>
        <w:tc>
          <w:tcPr>
            <w:tcW w:w="1368" w:type="dxa"/>
            <w:tcBorders>
              <w:top w:val="single" w:sz="4" w:space="0" w:color="auto"/>
              <w:left w:val="single" w:sz="4" w:space="0" w:color="auto"/>
            </w:tcBorders>
          </w:tcPr>
          <w:p w14:paraId="50FA83E3" w14:textId="77777777" w:rsidR="00895AB4" w:rsidRPr="00BD5FDB" w:rsidRDefault="000D4A1B" w:rsidP="009710C9">
            <w:pPr>
              <w:pStyle w:val="Other0"/>
              <w:rPr>
                <w:color w:val="auto"/>
                <w:sz w:val="17"/>
                <w:szCs w:val="17"/>
              </w:rPr>
            </w:pPr>
            <w:r w:rsidRPr="00BD5FDB">
              <w:rPr>
                <w:rStyle w:val="Other"/>
                <w:color w:val="auto"/>
                <w:sz w:val="17"/>
              </w:rPr>
              <w:t>Supplied</w:t>
            </w:r>
          </w:p>
        </w:tc>
        <w:tc>
          <w:tcPr>
            <w:tcW w:w="1445" w:type="dxa"/>
            <w:tcBorders>
              <w:top w:val="single" w:sz="4" w:space="0" w:color="auto"/>
              <w:left w:val="single" w:sz="4" w:space="0" w:color="auto"/>
              <w:right w:val="single" w:sz="4" w:space="0" w:color="auto"/>
            </w:tcBorders>
          </w:tcPr>
          <w:p w14:paraId="35A27DC6" w14:textId="77777777" w:rsidR="00895AB4" w:rsidRPr="00BD5FDB" w:rsidRDefault="000D4A1B" w:rsidP="009710C9">
            <w:pPr>
              <w:pStyle w:val="Other0"/>
              <w:rPr>
                <w:color w:val="auto"/>
                <w:sz w:val="17"/>
                <w:szCs w:val="17"/>
              </w:rPr>
            </w:pPr>
            <w:r w:rsidRPr="00BD5FDB">
              <w:rPr>
                <w:rStyle w:val="Other"/>
                <w:color w:val="auto"/>
                <w:sz w:val="17"/>
              </w:rPr>
              <w:t>see 1.3 below</w:t>
            </w:r>
          </w:p>
        </w:tc>
      </w:tr>
      <w:tr w:rsidR="00DE2640" w:rsidRPr="00BD5FDB" w14:paraId="55AEAE51" w14:textId="77777777" w:rsidTr="00B14430">
        <w:trPr>
          <w:trHeight w:val="216"/>
        </w:trPr>
        <w:tc>
          <w:tcPr>
            <w:tcW w:w="2227" w:type="dxa"/>
            <w:tcBorders>
              <w:top w:val="single" w:sz="4" w:space="0" w:color="auto"/>
              <w:left w:val="single" w:sz="4" w:space="0" w:color="auto"/>
              <w:bottom w:val="single" w:sz="4" w:space="0" w:color="auto"/>
            </w:tcBorders>
            <w:shd w:val="clear" w:color="auto" w:fill="D9D9D9"/>
          </w:tcPr>
          <w:p w14:paraId="1B43FAC3" w14:textId="77777777" w:rsidR="00895AB4" w:rsidRPr="00BD5FDB" w:rsidRDefault="000D4A1B" w:rsidP="009710C9">
            <w:pPr>
              <w:pStyle w:val="Other0"/>
              <w:rPr>
                <w:rFonts w:ascii="Courier New" w:hAnsi="Courier New" w:cs="Courier New"/>
                <w:color w:val="auto"/>
              </w:rPr>
            </w:pPr>
            <w:r w:rsidRPr="00BD5FDB">
              <w:rPr>
                <w:rStyle w:val="Other"/>
                <w:rFonts w:ascii="Courier New" w:hAnsi="Courier New"/>
                <w:color w:val="auto"/>
              </w:rPr>
              <w:t>UserArea</w:t>
            </w:r>
          </w:p>
        </w:tc>
        <w:tc>
          <w:tcPr>
            <w:tcW w:w="3571" w:type="dxa"/>
            <w:tcBorders>
              <w:top w:val="single" w:sz="4" w:space="0" w:color="auto"/>
              <w:left w:val="single" w:sz="4" w:space="0" w:color="auto"/>
              <w:bottom w:val="single" w:sz="4" w:space="0" w:color="auto"/>
            </w:tcBorders>
            <w:shd w:val="clear" w:color="auto" w:fill="D9D9D9"/>
          </w:tcPr>
          <w:p w14:paraId="19F7DD0A" w14:textId="77777777" w:rsidR="00895AB4" w:rsidRPr="00BD5FDB" w:rsidRDefault="00895AB4" w:rsidP="009710C9">
            <w:pPr>
              <w:rPr>
                <w:color w:val="auto"/>
                <w:sz w:val="10"/>
                <w:szCs w:val="10"/>
                <w:lang w:val="fr-FR"/>
              </w:rPr>
            </w:pPr>
          </w:p>
        </w:tc>
        <w:tc>
          <w:tcPr>
            <w:tcW w:w="1368" w:type="dxa"/>
            <w:tcBorders>
              <w:top w:val="single" w:sz="4" w:space="0" w:color="auto"/>
              <w:left w:val="single" w:sz="4" w:space="0" w:color="auto"/>
              <w:bottom w:val="single" w:sz="4" w:space="0" w:color="auto"/>
            </w:tcBorders>
            <w:shd w:val="clear" w:color="auto" w:fill="D9D9D9"/>
          </w:tcPr>
          <w:p w14:paraId="54E78613" w14:textId="6E0F3F9E" w:rsidR="00895AB4" w:rsidRPr="00BD5FDB" w:rsidRDefault="006F7B35" w:rsidP="009710C9">
            <w:pPr>
              <w:pStyle w:val="Other0"/>
              <w:rPr>
                <w:color w:val="auto"/>
                <w:sz w:val="17"/>
                <w:szCs w:val="17"/>
              </w:rPr>
            </w:pPr>
            <w:r>
              <w:rPr>
                <w:rStyle w:val="Other"/>
                <w:color w:val="auto"/>
                <w:sz w:val="17"/>
              </w:rPr>
              <w:t>Ignored</w:t>
            </w:r>
          </w:p>
        </w:tc>
        <w:tc>
          <w:tcPr>
            <w:tcW w:w="1445" w:type="dxa"/>
            <w:tcBorders>
              <w:top w:val="single" w:sz="4" w:space="0" w:color="auto"/>
              <w:left w:val="single" w:sz="4" w:space="0" w:color="auto"/>
              <w:bottom w:val="single" w:sz="4" w:space="0" w:color="auto"/>
              <w:right w:val="single" w:sz="4" w:space="0" w:color="auto"/>
            </w:tcBorders>
            <w:shd w:val="clear" w:color="auto" w:fill="D9D9D9"/>
          </w:tcPr>
          <w:p w14:paraId="510F5EA5" w14:textId="77777777" w:rsidR="00895AB4" w:rsidRPr="00BD5FDB" w:rsidRDefault="00895AB4" w:rsidP="009710C9">
            <w:pPr>
              <w:rPr>
                <w:color w:val="auto"/>
                <w:sz w:val="10"/>
                <w:szCs w:val="10"/>
                <w:lang w:val="fr-FR"/>
              </w:rPr>
            </w:pPr>
          </w:p>
        </w:tc>
      </w:tr>
    </w:tbl>
    <w:p w14:paraId="374FC9A2" w14:textId="6CC3D064" w:rsidR="00895AB4" w:rsidRPr="00BD5FDB" w:rsidRDefault="009710C9" w:rsidP="004D0BAB">
      <w:pPr>
        <w:pStyle w:val="Heading30"/>
        <w:keepNext/>
        <w:keepLines/>
        <w:tabs>
          <w:tab w:val="left" w:pos="399"/>
        </w:tabs>
        <w:spacing w:before="360" w:after="180"/>
      </w:pPr>
      <w:bookmarkStart w:id="8" w:name="bookmark12"/>
      <w:r w:rsidRPr="00BD5FDB">
        <w:t>1.2</w:t>
      </w:r>
      <w:r w:rsidRPr="00BD5FDB">
        <w:tab/>
      </w:r>
      <w:r w:rsidRPr="00BD5FDB">
        <w:rPr>
          <w:rStyle w:val="Heading3"/>
          <w:b/>
        </w:rPr>
        <w:t>The PayloadResponseSummary ELEMENT</w:t>
      </w:r>
      <w:bookmarkEnd w:id="8"/>
      <w:r w:rsidRPr="00BD5FDB">
        <w:br w:type="page"/>
      </w:r>
    </w:p>
    <w:p w14:paraId="0AF72D7D" w14:textId="77777777" w:rsidR="00895AB4" w:rsidRPr="00BD5FDB" w:rsidRDefault="000D4A1B" w:rsidP="009710C9">
      <w:pPr>
        <w:jc w:val="center"/>
        <w:rPr>
          <w:sz w:val="2"/>
          <w:szCs w:val="2"/>
        </w:rPr>
      </w:pPr>
      <w:r w:rsidRPr="00BD5FDB">
        <w:rPr>
          <w:noProof/>
        </w:rPr>
        <w:lastRenderedPageBreak/>
        <w:drawing>
          <wp:inline distT="0" distB="0" distL="0" distR="0" wp14:anchorId="4F3D2ADD" wp14:editId="78A22EF5">
            <wp:extent cx="4876800" cy="2459990"/>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stretch/>
                  </pic:blipFill>
                  <pic:spPr>
                    <a:xfrm>
                      <a:off x="0" y="0"/>
                      <a:ext cx="4876800" cy="2459990"/>
                    </a:xfrm>
                    <a:prstGeom prst="rect">
                      <a:avLst/>
                    </a:prstGeom>
                  </pic:spPr>
                </pic:pic>
              </a:graphicData>
            </a:graphic>
          </wp:inline>
        </w:drawing>
      </w:r>
    </w:p>
    <w:p w14:paraId="4798BB86" w14:textId="718E7C57" w:rsidR="00895AB4" w:rsidRPr="00BD5FDB" w:rsidRDefault="000D4A1B" w:rsidP="004D0BAB">
      <w:pPr>
        <w:pStyle w:val="Picturecaption0"/>
        <w:spacing w:after="80"/>
        <w:jc w:val="center"/>
        <w:rPr>
          <w:rFonts w:ascii="Courier New" w:hAnsi="Courier New" w:cs="Courier New"/>
          <w:sz w:val="18"/>
          <w:szCs w:val="18"/>
        </w:rPr>
      </w:pPr>
      <w:r w:rsidRPr="00BD5FDB">
        <w:rPr>
          <w:rStyle w:val="Picturecaption"/>
          <w:b/>
          <w:color w:val="2B1026"/>
          <w:sz w:val="18"/>
        </w:rPr>
        <w:t xml:space="preserve">Figure </w:t>
      </w:r>
      <w:r w:rsidRPr="00BD5FDB">
        <w:rPr>
          <w:rStyle w:val="Picturecaption"/>
          <w:b/>
          <w:i/>
          <w:color w:val="2B1026"/>
          <w:sz w:val="17"/>
        </w:rPr>
        <w:t>2</w:t>
      </w:r>
      <w:r w:rsidRPr="00BD5FDB">
        <w:rPr>
          <w:rStyle w:val="Picturecaption"/>
          <w:b/>
          <w:color w:val="2B1026"/>
          <w:sz w:val="18"/>
        </w:rPr>
        <w:t xml:space="preserve">: </w:t>
      </w:r>
      <w:r w:rsidRPr="00BD5FDB">
        <w:rPr>
          <w:rStyle w:val="Picturecaption"/>
          <w:b/>
          <w:sz w:val="18"/>
        </w:rPr>
        <w:t xml:space="preserve">The </w:t>
      </w:r>
      <w:r w:rsidRPr="00BD5FDB">
        <w:rPr>
          <w:rStyle w:val="Picturecaption"/>
          <w:rFonts w:ascii="Courier New" w:hAnsi="Courier New"/>
          <w:b/>
          <w:sz w:val="18"/>
        </w:rPr>
        <w:t>PayloadResponseSummaryType</w:t>
      </w:r>
      <w:r w:rsidRPr="00BD5FDB">
        <w:rPr>
          <w:rStyle w:val="Picturecaption"/>
          <w:b/>
          <w:sz w:val="18"/>
        </w:rPr>
        <w:t xml:space="preserve"> </w:t>
      </w:r>
      <w:r w:rsidRPr="00BD5FDB">
        <w:rPr>
          <w:rStyle w:val="Picturecaption"/>
          <w:b/>
          <w:color w:val="2B1026"/>
          <w:sz w:val="18"/>
        </w:rPr>
        <w:t xml:space="preserve">type </w:t>
      </w:r>
    </w:p>
    <w:tbl>
      <w:tblPr>
        <w:tblOverlap w:val="never"/>
        <w:tblW w:w="0" w:type="auto"/>
        <w:tblLayout w:type="fixed"/>
        <w:tblCellMar>
          <w:left w:w="57" w:type="dxa"/>
          <w:right w:w="57" w:type="dxa"/>
        </w:tblCellMar>
        <w:tblLook w:val="0000" w:firstRow="0" w:lastRow="0" w:firstColumn="0" w:lastColumn="0" w:noHBand="0" w:noVBand="0"/>
      </w:tblPr>
      <w:tblGrid>
        <w:gridCol w:w="2640"/>
        <w:gridCol w:w="4411"/>
        <w:gridCol w:w="1560"/>
      </w:tblGrid>
      <w:tr w:rsidR="00DE2640" w:rsidRPr="00BD5FDB" w14:paraId="5EF31880" w14:textId="77777777" w:rsidTr="00B14430">
        <w:trPr>
          <w:trHeight w:val="522"/>
        </w:trPr>
        <w:tc>
          <w:tcPr>
            <w:tcW w:w="2640" w:type="dxa"/>
            <w:tcBorders>
              <w:top w:val="single" w:sz="4" w:space="0" w:color="auto"/>
              <w:left w:val="single" w:sz="4" w:space="0" w:color="auto"/>
            </w:tcBorders>
          </w:tcPr>
          <w:p w14:paraId="6FB47473" w14:textId="77777777" w:rsidR="00AF46EA" w:rsidRPr="00BD5FDB" w:rsidRDefault="00AF46EA" w:rsidP="00DA22C2">
            <w:pPr>
              <w:pStyle w:val="Other0"/>
              <w:rPr>
                <w:color w:val="auto"/>
                <w:sz w:val="17"/>
                <w:szCs w:val="17"/>
              </w:rPr>
            </w:pPr>
            <w:r w:rsidRPr="00BD5FDB">
              <w:rPr>
                <w:rStyle w:val="Other"/>
                <w:i/>
                <w:color w:val="auto"/>
                <w:sz w:val="17"/>
              </w:rPr>
              <w:t>Element</w:t>
            </w:r>
          </w:p>
        </w:tc>
        <w:tc>
          <w:tcPr>
            <w:tcW w:w="4411" w:type="dxa"/>
            <w:tcBorders>
              <w:top w:val="single" w:sz="4" w:space="0" w:color="auto"/>
              <w:left w:val="single" w:sz="4" w:space="0" w:color="auto"/>
            </w:tcBorders>
          </w:tcPr>
          <w:p w14:paraId="78E448D3" w14:textId="77777777" w:rsidR="00AF46EA" w:rsidRPr="00BD5FDB" w:rsidRDefault="00AF46EA" w:rsidP="00DA22C2">
            <w:pPr>
              <w:pStyle w:val="Other0"/>
              <w:rPr>
                <w:color w:val="auto"/>
                <w:sz w:val="17"/>
                <w:szCs w:val="17"/>
              </w:rPr>
            </w:pPr>
            <w:r w:rsidRPr="00BD5FDB">
              <w:rPr>
                <w:rStyle w:val="Other"/>
                <w:i/>
                <w:color w:val="auto"/>
                <w:sz w:val="17"/>
              </w:rPr>
              <w:t>Description</w:t>
            </w:r>
          </w:p>
        </w:tc>
        <w:tc>
          <w:tcPr>
            <w:tcW w:w="1560" w:type="dxa"/>
            <w:tcBorders>
              <w:top w:val="single" w:sz="4" w:space="0" w:color="auto"/>
              <w:left w:val="single" w:sz="4" w:space="0" w:color="auto"/>
              <w:right w:val="single" w:sz="4" w:space="0" w:color="auto"/>
            </w:tcBorders>
          </w:tcPr>
          <w:p w14:paraId="444D278D" w14:textId="71EAF129" w:rsidR="00AF46EA" w:rsidRPr="00BD5FDB" w:rsidRDefault="00AF46EA" w:rsidP="00DA22C2">
            <w:pPr>
              <w:pStyle w:val="Other0"/>
              <w:ind w:right="226"/>
              <w:rPr>
                <w:color w:val="auto"/>
                <w:sz w:val="17"/>
                <w:szCs w:val="17"/>
              </w:rPr>
            </w:pPr>
            <w:r w:rsidRPr="00BD5FDB">
              <w:rPr>
                <w:rStyle w:val="Other"/>
                <w:i/>
                <w:color w:val="auto"/>
                <w:sz w:val="17"/>
              </w:rPr>
              <w:t>ADEP processing</w:t>
            </w:r>
          </w:p>
        </w:tc>
      </w:tr>
      <w:tr w:rsidR="00DE2640" w:rsidRPr="00BD5FDB" w14:paraId="136E8BFA" w14:textId="77777777" w:rsidTr="00B14430">
        <w:trPr>
          <w:trHeight w:val="216"/>
        </w:trPr>
        <w:tc>
          <w:tcPr>
            <w:tcW w:w="2640" w:type="dxa"/>
            <w:tcBorders>
              <w:top w:val="single" w:sz="4" w:space="0" w:color="auto"/>
              <w:left w:val="single" w:sz="4" w:space="0" w:color="auto"/>
            </w:tcBorders>
            <w:shd w:val="clear" w:color="auto" w:fill="D9D9D9"/>
          </w:tcPr>
          <w:p w14:paraId="2EFFBCE5" w14:textId="77777777"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ReferenceId</w:t>
            </w:r>
          </w:p>
        </w:tc>
        <w:tc>
          <w:tcPr>
            <w:tcW w:w="4411" w:type="dxa"/>
            <w:tcBorders>
              <w:top w:val="single" w:sz="4" w:space="0" w:color="auto"/>
              <w:left w:val="single" w:sz="4" w:space="0" w:color="auto"/>
            </w:tcBorders>
            <w:shd w:val="clear" w:color="auto" w:fill="D9D9D9"/>
          </w:tcPr>
          <w:p w14:paraId="23FE613A" w14:textId="77777777" w:rsidR="00AF46EA" w:rsidRPr="00BD5FDB" w:rsidRDefault="00AF46EA" w:rsidP="00DA22C2">
            <w:pPr>
              <w:rPr>
                <w:color w:val="auto"/>
                <w:sz w:val="10"/>
                <w:szCs w:val="10"/>
                <w:lang w:val="fr-FR"/>
              </w:rPr>
            </w:pPr>
          </w:p>
        </w:tc>
        <w:tc>
          <w:tcPr>
            <w:tcW w:w="1560" w:type="dxa"/>
            <w:tcBorders>
              <w:top w:val="single" w:sz="4" w:space="0" w:color="auto"/>
              <w:left w:val="single" w:sz="4" w:space="0" w:color="auto"/>
              <w:right w:val="single" w:sz="4" w:space="0" w:color="auto"/>
            </w:tcBorders>
            <w:shd w:val="clear" w:color="auto" w:fill="D9D9D9"/>
          </w:tcPr>
          <w:p w14:paraId="70E4C536" w14:textId="5A087BD8" w:rsidR="00AF46EA" w:rsidRPr="00BD5FDB" w:rsidRDefault="006F7B35" w:rsidP="00DA22C2">
            <w:pPr>
              <w:pStyle w:val="Other0"/>
              <w:rPr>
                <w:color w:val="auto"/>
                <w:sz w:val="17"/>
                <w:szCs w:val="17"/>
              </w:rPr>
            </w:pPr>
            <w:r>
              <w:rPr>
                <w:rStyle w:val="Other"/>
                <w:color w:val="auto"/>
                <w:sz w:val="17"/>
              </w:rPr>
              <w:t>Ignored</w:t>
            </w:r>
          </w:p>
        </w:tc>
      </w:tr>
      <w:tr w:rsidR="00DE2640" w:rsidRPr="00BD5FDB" w14:paraId="458D5B7D" w14:textId="77777777" w:rsidTr="00B14430">
        <w:trPr>
          <w:trHeight w:val="204"/>
        </w:trPr>
        <w:tc>
          <w:tcPr>
            <w:tcW w:w="2640" w:type="dxa"/>
            <w:tcBorders>
              <w:top w:val="single" w:sz="4" w:space="0" w:color="auto"/>
              <w:left w:val="single" w:sz="4" w:space="0" w:color="auto"/>
            </w:tcBorders>
            <w:shd w:val="clear" w:color="auto" w:fill="D9D9D9"/>
          </w:tcPr>
          <w:p w14:paraId="12FCA3E7" w14:textId="2237A9F8"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TransportMessageId</w:t>
            </w:r>
          </w:p>
        </w:tc>
        <w:tc>
          <w:tcPr>
            <w:tcW w:w="4411" w:type="dxa"/>
            <w:tcBorders>
              <w:top w:val="single" w:sz="4" w:space="0" w:color="auto"/>
              <w:left w:val="single" w:sz="4" w:space="0" w:color="auto"/>
            </w:tcBorders>
            <w:shd w:val="clear" w:color="auto" w:fill="D9D9D9"/>
          </w:tcPr>
          <w:p w14:paraId="0128A399" w14:textId="77777777" w:rsidR="00AF46EA" w:rsidRPr="00BD5FDB" w:rsidRDefault="00AF46EA" w:rsidP="00DA22C2">
            <w:pPr>
              <w:rPr>
                <w:color w:val="auto"/>
                <w:sz w:val="10"/>
                <w:szCs w:val="10"/>
                <w:lang w:val="fr-FR"/>
              </w:rPr>
            </w:pPr>
          </w:p>
        </w:tc>
        <w:tc>
          <w:tcPr>
            <w:tcW w:w="1560" w:type="dxa"/>
            <w:tcBorders>
              <w:top w:val="single" w:sz="4" w:space="0" w:color="auto"/>
              <w:left w:val="single" w:sz="4" w:space="0" w:color="auto"/>
              <w:right w:val="single" w:sz="4" w:space="0" w:color="auto"/>
            </w:tcBorders>
            <w:shd w:val="clear" w:color="auto" w:fill="D9D9D9"/>
          </w:tcPr>
          <w:p w14:paraId="0F18CD6C" w14:textId="1283F998" w:rsidR="00AF46EA" w:rsidRPr="00BD5FDB" w:rsidRDefault="006F7B35" w:rsidP="00DA22C2">
            <w:pPr>
              <w:pStyle w:val="Other0"/>
              <w:rPr>
                <w:color w:val="auto"/>
                <w:sz w:val="17"/>
                <w:szCs w:val="17"/>
              </w:rPr>
            </w:pPr>
            <w:r>
              <w:rPr>
                <w:rStyle w:val="Other"/>
                <w:color w:val="auto"/>
                <w:sz w:val="17"/>
              </w:rPr>
              <w:t>Ignored</w:t>
            </w:r>
          </w:p>
        </w:tc>
      </w:tr>
      <w:tr w:rsidR="00DE2640" w:rsidRPr="00BD5FDB" w14:paraId="7E2C1567" w14:textId="77777777" w:rsidTr="00B14430">
        <w:trPr>
          <w:trHeight w:val="624"/>
        </w:trPr>
        <w:tc>
          <w:tcPr>
            <w:tcW w:w="2640" w:type="dxa"/>
            <w:tcBorders>
              <w:top w:val="single" w:sz="4" w:space="0" w:color="auto"/>
              <w:left w:val="single" w:sz="4" w:space="0" w:color="auto"/>
            </w:tcBorders>
          </w:tcPr>
          <w:p w14:paraId="5AFB92AD" w14:textId="14A4EFD0"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UniquePayloadTrackingld</w:t>
            </w:r>
          </w:p>
        </w:tc>
        <w:tc>
          <w:tcPr>
            <w:tcW w:w="4411" w:type="dxa"/>
            <w:tcBorders>
              <w:top w:val="single" w:sz="4" w:space="0" w:color="auto"/>
              <w:left w:val="single" w:sz="4" w:space="0" w:color="auto"/>
            </w:tcBorders>
          </w:tcPr>
          <w:p w14:paraId="0036EB4A" w14:textId="77777777" w:rsidR="00AF46EA" w:rsidRPr="00BD5FDB" w:rsidRDefault="00AF46EA" w:rsidP="00DA22C2">
            <w:pPr>
              <w:pStyle w:val="Other0"/>
              <w:rPr>
                <w:b/>
                <w:bCs/>
                <w:color w:val="auto"/>
                <w:sz w:val="17"/>
                <w:szCs w:val="17"/>
              </w:rPr>
            </w:pPr>
            <w:r w:rsidRPr="00BD5FDB">
              <w:rPr>
                <w:rStyle w:val="Other"/>
                <w:color w:val="auto"/>
                <w:sz w:val="17"/>
              </w:rPr>
              <w:t xml:space="preserve">Transaction identifier supplied by the client (see </w:t>
            </w:r>
            <w:r w:rsidRPr="00BD5FDB">
              <w:rPr>
                <w:rStyle w:val="Other"/>
                <w:b/>
                <w:color w:val="auto"/>
                <w:sz w:val="17"/>
              </w:rPr>
              <w:t xml:space="preserve">Technical specifications - ADEP </w:t>
            </w:r>
            <w:r w:rsidRPr="00BD5FDB">
              <w:rPr>
                <w:rStyle w:val="Other"/>
                <w:color w:val="auto"/>
                <w:sz w:val="17"/>
              </w:rPr>
              <w:t>document</w:t>
            </w:r>
          </w:p>
          <w:p w14:paraId="55ED33B3" w14:textId="77777777" w:rsidR="00AF46EA" w:rsidRPr="00BD5FDB" w:rsidRDefault="00AF46EA" w:rsidP="00DA22C2">
            <w:pPr>
              <w:pStyle w:val="Other0"/>
              <w:rPr>
                <w:color w:val="auto"/>
                <w:sz w:val="17"/>
                <w:szCs w:val="17"/>
              </w:rPr>
            </w:pPr>
            <w:r w:rsidRPr="00BD5FDB">
              <w:rPr>
                <w:rStyle w:val="Other"/>
                <w:b/>
                <w:color w:val="auto"/>
                <w:sz w:val="17"/>
              </w:rPr>
              <w:t>V2.pdf</w:t>
            </w:r>
            <w:r w:rsidRPr="00BD5FDB">
              <w:rPr>
                <w:rStyle w:val="Other"/>
                <w:color w:val="auto"/>
                <w:sz w:val="17"/>
              </w:rPr>
              <w:t>)</w:t>
            </w:r>
          </w:p>
        </w:tc>
        <w:tc>
          <w:tcPr>
            <w:tcW w:w="1560" w:type="dxa"/>
            <w:tcBorders>
              <w:top w:val="single" w:sz="4" w:space="0" w:color="auto"/>
              <w:left w:val="single" w:sz="4" w:space="0" w:color="auto"/>
              <w:right w:val="single" w:sz="4" w:space="0" w:color="auto"/>
            </w:tcBorders>
          </w:tcPr>
          <w:p w14:paraId="07E52E41" w14:textId="77777777" w:rsidR="00AF46EA" w:rsidRPr="00BD5FDB" w:rsidRDefault="00AF46EA" w:rsidP="00DA22C2">
            <w:pPr>
              <w:pStyle w:val="Other0"/>
              <w:rPr>
                <w:color w:val="auto"/>
                <w:sz w:val="17"/>
                <w:szCs w:val="17"/>
              </w:rPr>
            </w:pPr>
            <w:r w:rsidRPr="00BD5FDB">
              <w:rPr>
                <w:rStyle w:val="Other"/>
                <w:color w:val="auto"/>
                <w:sz w:val="17"/>
              </w:rPr>
              <w:t>Supplied</w:t>
            </w:r>
          </w:p>
        </w:tc>
      </w:tr>
      <w:tr w:rsidR="00DE2640" w:rsidRPr="00BD5FDB" w14:paraId="3CC3A21F" w14:textId="77777777" w:rsidTr="00B14430">
        <w:trPr>
          <w:trHeight w:val="340"/>
        </w:trPr>
        <w:tc>
          <w:tcPr>
            <w:tcW w:w="2640" w:type="dxa"/>
            <w:tcBorders>
              <w:top w:val="single" w:sz="4" w:space="0" w:color="auto"/>
              <w:left w:val="single" w:sz="4" w:space="0" w:color="auto"/>
            </w:tcBorders>
          </w:tcPr>
          <w:p w14:paraId="7C3E0D8B" w14:textId="5A0A4F02" w:rsidR="00AF46EA" w:rsidRPr="00BD5FDB" w:rsidRDefault="00DA22C2"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TransactionReceipt-Timestamp</w:t>
            </w:r>
          </w:p>
        </w:tc>
        <w:tc>
          <w:tcPr>
            <w:tcW w:w="4411" w:type="dxa"/>
            <w:tcBorders>
              <w:top w:val="single" w:sz="4" w:space="0" w:color="auto"/>
              <w:left w:val="single" w:sz="4" w:space="0" w:color="auto"/>
            </w:tcBorders>
          </w:tcPr>
          <w:p w14:paraId="739A9AE2" w14:textId="77777777" w:rsidR="00AF46EA" w:rsidRPr="00BD5FDB" w:rsidRDefault="00AF46EA" w:rsidP="00DA22C2">
            <w:pPr>
              <w:pStyle w:val="Other0"/>
              <w:rPr>
                <w:color w:val="auto"/>
                <w:sz w:val="17"/>
                <w:szCs w:val="17"/>
              </w:rPr>
            </w:pPr>
            <w:r w:rsidRPr="00BD5FDB">
              <w:rPr>
                <w:rStyle w:val="Other"/>
                <w:color w:val="auto"/>
                <w:sz w:val="17"/>
              </w:rPr>
              <w:t xml:space="preserve">Client request reception </w:t>
            </w:r>
            <w:r w:rsidRPr="00BD5FDB">
              <w:rPr>
                <w:rStyle w:val="Other"/>
                <w:i/>
                <w:color w:val="auto"/>
                <w:sz w:val="17"/>
              </w:rPr>
              <w:t>timestamp</w:t>
            </w:r>
            <w:r w:rsidRPr="00BD5FDB">
              <w:rPr>
                <w:rStyle w:val="Other"/>
                <w:color w:val="auto"/>
                <w:sz w:val="17"/>
              </w:rPr>
              <w:t xml:space="preserve"> </w:t>
            </w:r>
          </w:p>
        </w:tc>
        <w:tc>
          <w:tcPr>
            <w:tcW w:w="1560" w:type="dxa"/>
            <w:tcBorders>
              <w:top w:val="single" w:sz="4" w:space="0" w:color="auto"/>
              <w:left w:val="single" w:sz="4" w:space="0" w:color="auto"/>
              <w:right w:val="single" w:sz="4" w:space="0" w:color="auto"/>
            </w:tcBorders>
          </w:tcPr>
          <w:p w14:paraId="0D34C704" w14:textId="77777777" w:rsidR="00AF46EA" w:rsidRPr="00BD5FDB" w:rsidRDefault="00AF46EA" w:rsidP="00DA22C2">
            <w:pPr>
              <w:pStyle w:val="Other0"/>
              <w:rPr>
                <w:color w:val="auto"/>
                <w:sz w:val="17"/>
                <w:szCs w:val="17"/>
              </w:rPr>
            </w:pPr>
            <w:r w:rsidRPr="00BD5FDB">
              <w:rPr>
                <w:rStyle w:val="Other"/>
                <w:color w:val="auto"/>
                <w:sz w:val="17"/>
              </w:rPr>
              <w:t>Supplied</w:t>
            </w:r>
          </w:p>
        </w:tc>
      </w:tr>
      <w:tr w:rsidR="00DE2640" w:rsidRPr="00BD5FDB" w14:paraId="38568430" w14:textId="77777777" w:rsidTr="00B14430">
        <w:trPr>
          <w:trHeight w:val="221"/>
        </w:trPr>
        <w:tc>
          <w:tcPr>
            <w:tcW w:w="2640" w:type="dxa"/>
            <w:tcBorders>
              <w:top w:val="single" w:sz="4" w:space="0" w:color="auto"/>
              <w:left w:val="single" w:sz="4" w:space="0" w:color="auto"/>
            </w:tcBorders>
            <w:shd w:val="clear" w:color="auto" w:fill="D9D9D9"/>
          </w:tcPr>
          <w:p w14:paraId="382F458C" w14:textId="77777777"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ProcessingTimestamp</w:t>
            </w:r>
          </w:p>
        </w:tc>
        <w:tc>
          <w:tcPr>
            <w:tcW w:w="4411" w:type="dxa"/>
            <w:tcBorders>
              <w:top w:val="single" w:sz="4" w:space="0" w:color="auto"/>
              <w:left w:val="single" w:sz="4" w:space="0" w:color="auto"/>
            </w:tcBorders>
            <w:shd w:val="clear" w:color="auto" w:fill="D9D9D9"/>
          </w:tcPr>
          <w:p w14:paraId="088BCDE0" w14:textId="77777777" w:rsidR="00AF46EA" w:rsidRPr="00BD5FDB" w:rsidRDefault="00AF46EA" w:rsidP="00DA22C2">
            <w:pPr>
              <w:rPr>
                <w:color w:val="auto"/>
                <w:sz w:val="10"/>
                <w:szCs w:val="10"/>
                <w:lang w:val="fr-FR"/>
              </w:rPr>
            </w:pPr>
          </w:p>
        </w:tc>
        <w:tc>
          <w:tcPr>
            <w:tcW w:w="1560" w:type="dxa"/>
            <w:tcBorders>
              <w:top w:val="single" w:sz="4" w:space="0" w:color="auto"/>
              <w:left w:val="single" w:sz="4" w:space="0" w:color="auto"/>
              <w:right w:val="single" w:sz="4" w:space="0" w:color="auto"/>
            </w:tcBorders>
            <w:shd w:val="clear" w:color="auto" w:fill="D9D9D9"/>
          </w:tcPr>
          <w:p w14:paraId="7665BED2" w14:textId="6C0AF3D0" w:rsidR="00AF46EA" w:rsidRPr="00BD5FDB" w:rsidRDefault="006F7B35" w:rsidP="00DA22C2">
            <w:pPr>
              <w:pStyle w:val="Other0"/>
              <w:rPr>
                <w:color w:val="auto"/>
                <w:sz w:val="17"/>
                <w:szCs w:val="17"/>
              </w:rPr>
            </w:pPr>
            <w:r>
              <w:rPr>
                <w:rStyle w:val="Other"/>
                <w:color w:val="auto"/>
                <w:sz w:val="17"/>
              </w:rPr>
              <w:t>Ignored</w:t>
            </w:r>
          </w:p>
        </w:tc>
      </w:tr>
      <w:tr w:rsidR="00DE2640" w:rsidRPr="00BD5FDB" w14:paraId="45A285D0" w14:textId="77777777" w:rsidTr="00B14430">
        <w:trPr>
          <w:trHeight w:val="204"/>
        </w:trPr>
        <w:tc>
          <w:tcPr>
            <w:tcW w:w="2640" w:type="dxa"/>
            <w:tcBorders>
              <w:top w:val="single" w:sz="4" w:space="0" w:color="auto"/>
              <w:left w:val="single" w:sz="4" w:space="0" w:color="auto"/>
            </w:tcBorders>
          </w:tcPr>
          <w:p w14:paraId="6A19EFB0" w14:textId="50F2AD3C"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AckowledgementCreation-</w:t>
            </w:r>
          </w:p>
        </w:tc>
        <w:tc>
          <w:tcPr>
            <w:tcW w:w="4411" w:type="dxa"/>
            <w:tcBorders>
              <w:top w:val="single" w:sz="4" w:space="0" w:color="auto"/>
              <w:left w:val="single" w:sz="4" w:space="0" w:color="auto"/>
            </w:tcBorders>
          </w:tcPr>
          <w:p w14:paraId="000D335E" w14:textId="77777777" w:rsidR="00AF46EA" w:rsidRPr="00BD5FDB" w:rsidRDefault="00AF46EA" w:rsidP="00DA22C2">
            <w:pPr>
              <w:pStyle w:val="Other0"/>
              <w:rPr>
                <w:color w:val="auto"/>
                <w:sz w:val="17"/>
                <w:szCs w:val="17"/>
              </w:rPr>
            </w:pPr>
            <w:r w:rsidRPr="00BD5FDB">
              <w:rPr>
                <w:rStyle w:val="Other"/>
                <w:color w:val="auto"/>
                <w:sz w:val="17"/>
              </w:rPr>
              <w:t xml:space="preserve">Acknowledgement creation </w:t>
            </w:r>
            <w:r w:rsidRPr="00BD5FDB">
              <w:rPr>
                <w:rStyle w:val="Other"/>
                <w:i/>
                <w:color w:val="auto"/>
                <w:sz w:val="17"/>
              </w:rPr>
              <w:t>timestamp</w:t>
            </w:r>
            <w:r w:rsidRPr="00BD5FDB">
              <w:rPr>
                <w:rStyle w:val="Other"/>
                <w:color w:val="auto"/>
                <w:sz w:val="17"/>
              </w:rPr>
              <w:t xml:space="preserve"> </w:t>
            </w:r>
          </w:p>
        </w:tc>
        <w:tc>
          <w:tcPr>
            <w:tcW w:w="1560" w:type="dxa"/>
            <w:tcBorders>
              <w:top w:val="single" w:sz="4" w:space="0" w:color="auto"/>
              <w:left w:val="single" w:sz="4" w:space="0" w:color="auto"/>
              <w:right w:val="single" w:sz="4" w:space="0" w:color="auto"/>
            </w:tcBorders>
          </w:tcPr>
          <w:p w14:paraId="15785D5D" w14:textId="77777777" w:rsidR="00AF46EA" w:rsidRPr="00BD5FDB" w:rsidRDefault="00AF46EA" w:rsidP="00DA22C2">
            <w:pPr>
              <w:pStyle w:val="Other0"/>
              <w:rPr>
                <w:color w:val="auto"/>
                <w:sz w:val="17"/>
                <w:szCs w:val="17"/>
              </w:rPr>
            </w:pPr>
            <w:r w:rsidRPr="00BD5FDB">
              <w:rPr>
                <w:rStyle w:val="Other"/>
                <w:color w:val="auto"/>
                <w:sz w:val="17"/>
              </w:rPr>
              <w:t>Supplied</w:t>
            </w:r>
          </w:p>
        </w:tc>
      </w:tr>
      <w:tr w:rsidR="00DE2640" w:rsidRPr="00BD5FDB" w14:paraId="771F05B4" w14:textId="77777777" w:rsidTr="00B14430">
        <w:trPr>
          <w:trHeight w:val="346"/>
        </w:trPr>
        <w:tc>
          <w:tcPr>
            <w:tcW w:w="2640" w:type="dxa"/>
            <w:tcBorders>
              <w:top w:val="single" w:sz="4" w:space="0" w:color="auto"/>
            </w:tcBorders>
          </w:tcPr>
          <w:p w14:paraId="06F45992" w14:textId="77777777" w:rsidR="00AF46EA" w:rsidRPr="00BD5FDB" w:rsidRDefault="00AF46EA" w:rsidP="00DA22C2">
            <w:pPr>
              <w:pStyle w:val="Other0"/>
              <w:rPr>
                <w:rStyle w:val="Other"/>
                <w:rFonts w:ascii="Courier New" w:hAnsi="Courier New" w:cs="Courier New"/>
                <w:color w:val="auto"/>
                <w:lang w:val="fr-FR" w:eastAsia="de-DE" w:bidi="de-DE"/>
              </w:rPr>
            </w:pPr>
          </w:p>
        </w:tc>
        <w:tc>
          <w:tcPr>
            <w:tcW w:w="4411" w:type="dxa"/>
            <w:tcBorders>
              <w:top w:val="single" w:sz="4" w:space="0" w:color="auto"/>
            </w:tcBorders>
          </w:tcPr>
          <w:p w14:paraId="671CF19B" w14:textId="77777777" w:rsidR="00AF46EA" w:rsidRPr="00BD5FDB" w:rsidRDefault="00AF46EA" w:rsidP="00DA22C2">
            <w:pPr>
              <w:rPr>
                <w:color w:val="auto"/>
                <w:sz w:val="10"/>
                <w:szCs w:val="10"/>
                <w:lang w:val="fr-FR"/>
              </w:rPr>
            </w:pPr>
          </w:p>
        </w:tc>
        <w:tc>
          <w:tcPr>
            <w:tcW w:w="1560" w:type="dxa"/>
            <w:tcBorders>
              <w:top w:val="single" w:sz="4" w:space="0" w:color="auto"/>
            </w:tcBorders>
          </w:tcPr>
          <w:p w14:paraId="5C6DB0A8" w14:textId="77777777" w:rsidR="00AF46EA" w:rsidRPr="00BD5FDB" w:rsidRDefault="00AF46EA" w:rsidP="00DA22C2">
            <w:pPr>
              <w:rPr>
                <w:color w:val="auto"/>
                <w:sz w:val="10"/>
                <w:szCs w:val="10"/>
                <w:lang w:val="fr-FR"/>
              </w:rPr>
            </w:pPr>
          </w:p>
        </w:tc>
      </w:tr>
      <w:tr w:rsidR="00DE2640" w:rsidRPr="00BD5FDB" w14:paraId="29B906B1" w14:textId="77777777" w:rsidTr="00B14430">
        <w:trPr>
          <w:trHeight w:val="153"/>
        </w:trPr>
        <w:tc>
          <w:tcPr>
            <w:tcW w:w="2640" w:type="dxa"/>
            <w:tcBorders>
              <w:top w:val="single" w:sz="4" w:space="0" w:color="auto"/>
              <w:left w:val="single" w:sz="4" w:space="0" w:color="auto"/>
            </w:tcBorders>
          </w:tcPr>
          <w:p w14:paraId="7C2AC113" w14:textId="77777777"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Timestamp</w:t>
            </w:r>
          </w:p>
        </w:tc>
        <w:tc>
          <w:tcPr>
            <w:tcW w:w="4411" w:type="dxa"/>
            <w:tcBorders>
              <w:top w:val="single" w:sz="4" w:space="0" w:color="auto"/>
              <w:left w:val="single" w:sz="4" w:space="0" w:color="auto"/>
            </w:tcBorders>
          </w:tcPr>
          <w:p w14:paraId="0F3DEB51" w14:textId="77777777" w:rsidR="00AF46EA" w:rsidRPr="00BD5FDB" w:rsidRDefault="00AF46EA" w:rsidP="00DA22C2">
            <w:pPr>
              <w:rPr>
                <w:color w:val="auto"/>
                <w:sz w:val="10"/>
                <w:szCs w:val="10"/>
                <w:lang w:val="fr-FR"/>
              </w:rPr>
            </w:pPr>
          </w:p>
        </w:tc>
        <w:tc>
          <w:tcPr>
            <w:tcW w:w="1560" w:type="dxa"/>
            <w:tcBorders>
              <w:top w:val="single" w:sz="4" w:space="0" w:color="auto"/>
              <w:left w:val="single" w:sz="4" w:space="0" w:color="auto"/>
              <w:right w:val="single" w:sz="4" w:space="0" w:color="auto"/>
            </w:tcBorders>
          </w:tcPr>
          <w:p w14:paraId="55794E2D" w14:textId="77777777" w:rsidR="00AF46EA" w:rsidRPr="00BD5FDB" w:rsidRDefault="00AF46EA" w:rsidP="00DA22C2">
            <w:pPr>
              <w:rPr>
                <w:color w:val="auto"/>
                <w:sz w:val="10"/>
                <w:szCs w:val="10"/>
                <w:lang w:val="fr-FR"/>
              </w:rPr>
            </w:pPr>
          </w:p>
        </w:tc>
      </w:tr>
      <w:tr w:rsidR="00DE2640" w:rsidRPr="00BD5FDB" w14:paraId="6D972D8B" w14:textId="77777777" w:rsidTr="00B14430">
        <w:trPr>
          <w:trHeight w:val="216"/>
        </w:trPr>
        <w:tc>
          <w:tcPr>
            <w:tcW w:w="2640" w:type="dxa"/>
            <w:tcBorders>
              <w:top w:val="single" w:sz="4" w:space="0" w:color="auto"/>
              <w:left w:val="single" w:sz="4" w:space="0" w:color="auto"/>
            </w:tcBorders>
          </w:tcPr>
          <w:p w14:paraId="3A426ED2" w14:textId="7EC5D3C7"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ReceivedPayloadSummary</w:t>
            </w:r>
          </w:p>
        </w:tc>
        <w:tc>
          <w:tcPr>
            <w:tcW w:w="4411" w:type="dxa"/>
            <w:tcBorders>
              <w:top w:val="single" w:sz="4" w:space="0" w:color="auto"/>
              <w:left w:val="single" w:sz="4" w:space="0" w:color="auto"/>
            </w:tcBorders>
          </w:tcPr>
          <w:p w14:paraId="21A242CF" w14:textId="77777777" w:rsidR="00AF46EA" w:rsidRPr="00BD5FDB" w:rsidRDefault="00AF46EA" w:rsidP="00DA22C2">
            <w:pPr>
              <w:pStyle w:val="Other0"/>
              <w:rPr>
                <w:color w:val="auto"/>
                <w:sz w:val="17"/>
                <w:szCs w:val="17"/>
              </w:rPr>
            </w:pPr>
            <w:r w:rsidRPr="00BD5FDB">
              <w:rPr>
                <w:rStyle w:val="Other"/>
                <w:color w:val="auto"/>
                <w:sz w:val="17"/>
              </w:rPr>
              <w:t>Summary of client request processing</w:t>
            </w:r>
          </w:p>
        </w:tc>
        <w:tc>
          <w:tcPr>
            <w:tcW w:w="1560" w:type="dxa"/>
            <w:tcBorders>
              <w:top w:val="single" w:sz="4" w:space="0" w:color="auto"/>
              <w:left w:val="single" w:sz="4" w:space="0" w:color="auto"/>
              <w:right w:val="single" w:sz="4" w:space="0" w:color="auto"/>
            </w:tcBorders>
          </w:tcPr>
          <w:p w14:paraId="68E9D4D7" w14:textId="77777777" w:rsidR="00AF46EA" w:rsidRPr="00BD5FDB" w:rsidRDefault="00AF46EA" w:rsidP="00DA22C2">
            <w:pPr>
              <w:pStyle w:val="Other0"/>
              <w:rPr>
                <w:color w:val="auto"/>
                <w:sz w:val="17"/>
                <w:szCs w:val="17"/>
              </w:rPr>
            </w:pPr>
            <w:r w:rsidRPr="00BD5FDB">
              <w:rPr>
                <w:rStyle w:val="Other"/>
                <w:color w:val="auto"/>
                <w:sz w:val="17"/>
              </w:rPr>
              <w:t>Supplied</w:t>
            </w:r>
          </w:p>
        </w:tc>
      </w:tr>
      <w:tr w:rsidR="00DE2640" w:rsidRPr="00BD5FDB" w14:paraId="5FF10264" w14:textId="77777777" w:rsidTr="00B14430">
        <w:trPr>
          <w:trHeight w:val="216"/>
        </w:trPr>
        <w:tc>
          <w:tcPr>
            <w:tcW w:w="2640" w:type="dxa"/>
            <w:tcBorders>
              <w:top w:val="single" w:sz="4" w:space="0" w:color="auto"/>
              <w:left w:val="single" w:sz="4" w:space="0" w:color="auto"/>
            </w:tcBorders>
            <w:shd w:val="clear" w:color="auto" w:fill="D9D9D9"/>
          </w:tcPr>
          <w:p w14:paraId="5BBB2DD9" w14:textId="43C0CDFE"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ReceivedPayloadSchemaURI</w:t>
            </w:r>
          </w:p>
        </w:tc>
        <w:tc>
          <w:tcPr>
            <w:tcW w:w="4411" w:type="dxa"/>
            <w:tcBorders>
              <w:top w:val="single" w:sz="4" w:space="0" w:color="auto"/>
              <w:left w:val="single" w:sz="4" w:space="0" w:color="auto"/>
            </w:tcBorders>
            <w:shd w:val="clear" w:color="auto" w:fill="D9D9D9"/>
          </w:tcPr>
          <w:p w14:paraId="36DABD84" w14:textId="77777777" w:rsidR="00AF46EA" w:rsidRPr="00BD5FDB" w:rsidRDefault="00AF46EA" w:rsidP="00DA22C2">
            <w:pPr>
              <w:rPr>
                <w:color w:val="auto"/>
                <w:sz w:val="10"/>
                <w:szCs w:val="10"/>
                <w:lang w:val="fr-FR"/>
              </w:rPr>
            </w:pPr>
          </w:p>
        </w:tc>
        <w:tc>
          <w:tcPr>
            <w:tcW w:w="1560" w:type="dxa"/>
            <w:tcBorders>
              <w:top w:val="single" w:sz="4" w:space="0" w:color="auto"/>
              <w:left w:val="single" w:sz="4" w:space="0" w:color="auto"/>
              <w:right w:val="single" w:sz="4" w:space="0" w:color="auto"/>
            </w:tcBorders>
            <w:shd w:val="clear" w:color="auto" w:fill="D9D9D9"/>
          </w:tcPr>
          <w:p w14:paraId="00A54913" w14:textId="7B386A38" w:rsidR="00AF46EA" w:rsidRPr="00BD5FDB" w:rsidRDefault="006F7B35" w:rsidP="00DA22C2">
            <w:pPr>
              <w:pStyle w:val="Other0"/>
              <w:rPr>
                <w:color w:val="auto"/>
                <w:sz w:val="17"/>
                <w:szCs w:val="17"/>
              </w:rPr>
            </w:pPr>
            <w:r>
              <w:rPr>
                <w:rStyle w:val="Other"/>
                <w:color w:val="auto"/>
                <w:sz w:val="17"/>
              </w:rPr>
              <w:t>Ignored</w:t>
            </w:r>
          </w:p>
        </w:tc>
      </w:tr>
      <w:tr w:rsidR="00DE2640" w:rsidRPr="00BD5FDB" w14:paraId="212E8D5D" w14:textId="77777777" w:rsidTr="00B14430">
        <w:trPr>
          <w:trHeight w:val="408"/>
        </w:trPr>
        <w:tc>
          <w:tcPr>
            <w:tcW w:w="2640" w:type="dxa"/>
            <w:tcBorders>
              <w:top w:val="single" w:sz="4" w:space="0" w:color="auto"/>
              <w:left w:val="single" w:sz="4" w:space="0" w:color="auto"/>
            </w:tcBorders>
          </w:tcPr>
          <w:p w14:paraId="3BF5A1C7" w14:textId="0EA8E8D2"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EntityInfo</w:t>
            </w:r>
          </w:p>
        </w:tc>
        <w:tc>
          <w:tcPr>
            <w:tcW w:w="4411" w:type="dxa"/>
            <w:tcBorders>
              <w:top w:val="single" w:sz="4" w:space="0" w:color="auto"/>
              <w:left w:val="single" w:sz="4" w:space="0" w:color="auto"/>
            </w:tcBorders>
          </w:tcPr>
          <w:p w14:paraId="594C205D" w14:textId="77777777" w:rsidR="00AF46EA" w:rsidRPr="00BD5FDB" w:rsidRDefault="00AF46EA" w:rsidP="00DA22C2">
            <w:pPr>
              <w:pStyle w:val="Other0"/>
              <w:rPr>
                <w:color w:val="auto"/>
                <w:sz w:val="17"/>
                <w:szCs w:val="17"/>
              </w:rPr>
            </w:pPr>
            <w:r w:rsidRPr="00BD5FDB">
              <w:rPr>
                <w:rStyle w:val="Other"/>
                <w:color w:val="auto"/>
                <w:sz w:val="17"/>
              </w:rPr>
              <w:t>Information on entities processed</w:t>
            </w:r>
          </w:p>
        </w:tc>
        <w:tc>
          <w:tcPr>
            <w:tcW w:w="1560" w:type="dxa"/>
            <w:tcBorders>
              <w:top w:val="single" w:sz="4" w:space="0" w:color="auto"/>
              <w:left w:val="single" w:sz="4" w:space="0" w:color="auto"/>
              <w:right w:val="single" w:sz="4" w:space="0" w:color="auto"/>
            </w:tcBorders>
          </w:tcPr>
          <w:p w14:paraId="58827E27" w14:textId="77777777" w:rsidR="00AF46EA" w:rsidRPr="00BD5FDB" w:rsidRDefault="00AF46EA" w:rsidP="00B26B24">
            <w:pPr>
              <w:pStyle w:val="Other0"/>
              <w:ind w:right="85"/>
              <w:rPr>
                <w:color w:val="auto"/>
                <w:sz w:val="17"/>
                <w:szCs w:val="17"/>
              </w:rPr>
            </w:pPr>
            <w:r w:rsidRPr="00BD5FDB">
              <w:rPr>
                <w:rStyle w:val="Other"/>
                <w:color w:val="auto"/>
                <w:sz w:val="17"/>
              </w:rPr>
              <w:t>Supplied (one per type of entity)</w:t>
            </w:r>
          </w:p>
        </w:tc>
      </w:tr>
      <w:tr w:rsidR="00DE2640" w:rsidRPr="00BD5FDB" w14:paraId="7BDCDA7E" w14:textId="77777777" w:rsidTr="00B14430">
        <w:trPr>
          <w:trHeight w:val="420"/>
        </w:trPr>
        <w:tc>
          <w:tcPr>
            <w:tcW w:w="2640" w:type="dxa"/>
            <w:tcBorders>
              <w:top w:val="single" w:sz="4" w:space="0" w:color="auto"/>
              <w:left w:val="single" w:sz="4" w:space="0" w:color="auto"/>
            </w:tcBorders>
          </w:tcPr>
          <w:p w14:paraId="11F1F18B" w14:textId="2DC4E572"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EntityInstanceAxisXPath</w:t>
            </w:r>
          </w:p>
        </w:tc>
        <w:tc>
          <w:tcPr>
            <w:tcW w:w="4411" w:type="dxa"/>
            <w:tcBorders>
              <w:top w:val="single" w:sz="4" w:space="0" w:color="auto"/>
              <w:left w:val="single" w:sz="4" w:space="0" w:color="auto"/>
            </w:tcBorders>
          </w:tcPr>
          <w:p w14:paraId="09CC2349" w14:textId="77777777" w:rsidR="00AF46EA" w:rsidRPr="00BD5FDB" w:rsidRDefault="00AF46EA" w:rsidP="00DA22C2">
            <w:pPr>
              <w:pStyle w:val="Other0"/>
              <w:rPr>
                <w:color w:val="auto"/>
                <w:sz w:val="17"/>
                <w:szCs w:val="17"/>
              </w:rPr>
            </w:pPr>
            <w:r w:rsidRPr="00BD5FDB">
              <w:rPr>
                <w:rStyle w:val="Other"/>
                <w:color w:val="auto"/>
                <w:sz w:val="17"/>
              </w:rPr>
              <w:t xml:space="preserve">Simplified </w:t>
            </w:r>
            <w:r w:rsidRPr="00BD5FDB">
              <w:rPr>
                <w:rStyle w:val="Other"/>
                <w:i/>
                <w:color w:val="auto"/>
                <w:sz w:val="17"/>
              </w:rPr>
              <w:t>Xpath</w:t>
            </w:r>
            <w:r w:rsidRPr="00BD5FDB">
              <w:rPr>
                <w:rStyle w:val="Other"/>
                <w:color w:val="auto"/>
                <w:sz w:val="17"/>
              </w:rPr>
              <w:t xml:space="preserve"> expression identifying the element of the XML flow corresponding to the entity being processed</w:t>
            </w:r>
          </w:p>
        </w:tc>
        <w:tc>
          <w:tcPr>
            <w:tcW w:w="1560" w:type="dxa"/>
            <w:tcBorders>
              <w:top w:val="single" w:sz="4" w:space="0" w:color="auto"/>
              <w:left w:val="single" w:sz="4" w:space="0" w:color="auto"/>
              <w:right w:val="single" w:sz="4" w:space="0" w:color="auto"/>
            </w:tcBorders>
          </w:tcPr>
          <w:p w14:paraId="77726D6D" w14:textId="77777777" w:rsidR="00AF46EA" w:rsidRPr="00BD5FDB" w:rsidRDefault="00AF46EA" w:rsidP="00DA22C2">
            <w:pPr>
              <w:pStyle w:val="Other0"/>
              <w:rPr>
                <w:color w:val="auto"/>
                <w:sz w:val="17"/>
                <w:szCs w:val="17"/>
              </w:rPr>
            </w:pPr>
            <w:r w:rsidRPr="00BD5FDB">
              <w:rPr>
                <w:rStyle w:val="Other"/>
                <w:color w:val="auto"/>
                <w:sz w:val="17"/>
              </w:rPr>
              <w:t>Supplied</w:t>
            </w:r>
          </w:p>
        </w:tc>
      </w:tr>
      <w:tr w:rsidR="00DE2640" w:rsidRPr="00BD5FDB" w14:paraId="05EA2BF5" w14:textId="77777777" w:rsidTr="00B14430">
        <w:trPr>
          <w:trHeight w:val="227"/>
        </w:trPr>
        <w:tc>
          <w:tcPr>
            <w:tcW w:w="2640" w:type="dxa"/>
            <w:tcBorders>
              <w:top w:val="single" w:sz="4" w:space="0" w:color="auto"/>
              <w:left w:val="single" w:sz="4" w:space="0" w:color="auto"/>
            </w:tcBorders>
          </w:tcPr>
          <w:p w14:paraId="62B70331" w14:textId="77777777"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Count</w:t>
            </w:r>
          </w:p>
        </w:tc>
        <w:tc>
          <w:tcPr>
            <w:tcW w:w="4411" w:type="dxa"/>
            <w:tcBorders>
              <w:top w:val="single" w:sz="4" w:space="0" w:color="auto"/>
              <w:left w:val="single" w:sz="4" w:space="0" w:color="auto"/>
            </w:tcBorders>
          </w:tcPr>
          <w:p w14:paraId="22024C8A" w14:textId="77777777" w:rsidR="00AF46EA" w:rsidRPr="00BD5FDB" w:rsidRDefault="00AF46EA" w:rsidP="00DA22C2">
            <w:pPr>
              <w:pStyle w:val="Other0"/>
              <w:rPr>
                <w:color w:val="auto"/>
                <w:sz w:val="17"/>
                <w:szCs w:val="17"/>
              </w:rPr>
            </w:pPr>
            <w:r w:rsidRPr="00BD5FDB">
              <w:rPr>
                <w:rStyle w:val="Other"/>
                <w:color w:val="auto"/>
                <w:sz w:val="17"/>
              </w:rPr>
              <w:t>Number of entities of the same type</w:t>
            </w:r>
          </w:p>
        </w:tc>
        <w:tc>
          <w:tcPr>
            <w:tcW w:w="1560" w:type="dxa"/>
            <w:tcBorders>
              <w:top w:val="single" w:sz="4" w:space="0" w:color="auto"/>
              <w:left w:val="single" w:sz="4" w:space="0" w:color="auto"/>
              <w:right w:val="single" w:sz="4" w:space="0" w:color="auto"/>
            </w:tcBorders>
          </w:tcPr>
          <w:p w14:paraId="4D3F0686" w14:textId="77777777" w:rsidR="00AF46EA" w:rsidRPr="00BD5FDB" w:rsidRDefault="00AF46EA" w:rsidP="00DA22C2">
            <w:pPr>
              <w:pStyle w:val="Other0"/>
              <w:rPr>
                <w:color w:val="auto"/>
                <w:sz w:val="17"/>
                <w:szCs w:val="17"/>
              </w:rPr>
            </w:pPr>
            <w:r w:rsidRPr="00BD5FDB">
              <w:rPr>
                <w:rStyle w:val="Other"/>
                <w:color w:val="auto"/>
                <w:sz w:val="17"/>
              </w:rPr>
              <w:t>Supplied</w:t>
            </w:r>
          </w:p>
        </w:tc>
      </w:tr>
      <w:tr w:rsidR="00DE2640" w:rsidRPr="00BD5FDB" w14:paraId="467C6871" w14:textId="77777777" w:rsidTr="00B14430">
        <w:trPr>
          <w:trHeight w:val="187"/>
        </w:trPr>
        <w:tc>
          <w:tcPr>
            <w:tcW w:w="2640" w:type="dxa"/>
            <w:tcBorders>
              <w:top w:val="single" w:sz="4" w:space="0" w:color="auto"/>
              <w:left w:val="single" w:sz="4" w:space="0" w:color="auto"/>
              <w:bottom w:val="single" w:sz="4" w:space="0" w:color="auto"/>
            </w:tcBorders>
          </w:tcPr>
          <w:p w14:paraId="03A5115A" w14:textId="26CCBCB1" w:rsidR="00AF46EA" w:rsidRPr="00BD5FDB" w:rsidRDefault="00AF46EA" w:rsidP="00DA22C2">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EntityShortName</w:t>
            </w:r>
          </w:p>
        </w:tc>
        <w:tc>
          <w:tcPr>
            <w:tcW w:w="4411" w:type="dxa"/>
            <w:tcBorders>
              <w:top w:val="single" w:sz="4" w:space="0" w:color="auto"/>
              <w:left w:val="single" w:sz="4" w:space="0" w:color="auto"/>
              <w:bottom w:val="single" w:sz="4" w:space="0" w:color="auto"/>
            </w:tcBorders>
          </w:tcPr>
          <w:p w14:paraId="6E9757C6" w14:textId="77777777" w:rsidR="00AF46EA" w:rsidRPr="00BD5FDB" w:rsidRDefault="00AF46EA" w:rsidP="00DA22C2">
            <w:pPr>
              <w:pStyle w:val="Other0"/>
              <w:rPr>
                <w:color w:val="auto"/>
                <w:sz w:val="17"/>
                <w:szCs w:val="17"/>
              </w:rPr>
            </w:pPr>
            <w:r w:rsidRPr="00BD5FDB">
              <w:rPr>
                <w:rStyle w:val="Other"/>
                <w:color w:val="auto"/>
                <w:sz w:val="17"/>
              </w:rPr>
              <w:t>Short name of the entity processed</w:t>
            </w:r>
          </w:p>
        </w:tc>
        <w:tc>
          <w:tcPr>
            <w:tcW w:w="1560" w:type="dxa"/>
            <w:tcBorders>
              <w:top w:val="single" w:sz="4" w:space="0" w:color="auto"/>
              <w:left w:val="single" w:sz="4" w:space="0" w:color="auto"/>
              <w:bottom w:val="single" w:sz="4" w:space="0" w:color="auto"/>
              <w:right w:val="single" w:sz="4" w:space="0" w:color="auto"/>
            </w:tcBorders>
          </w:tcPr>
          <w:p w14:paraId="3F0F3BF8" w14:textId="77777777" w:rsidR="00AF46EA" w:rsidRPr="00BD5FDB" w:rsidRDefault="00AF46EA" w:rsidP="00DA22C2">
            <w:pPr>
              <w:pStyle w:val="Other0"/>
              <w:rPr>
                <w:color w:val="auto"/>
                <w:sz w:val="17"/>
                <w:szCs w:val="17"/>
              </w:rPr>
            </w:pPr>
            <w:r w:rsidRPr="00BD5FDB">
              <w:rPr>
                <w:rStyle w:val="Other"/>
                <w:color w:val="auto"/>
                <w:sz w:val="17"/>
              </w:rPr>
              <w:t>Supplied</w:t>
            </w:r>
          </w:p>
        </w:tc>
      </w:tr>
    </w:tbl>
    <w:p w14:paraId="7723EE08" w14:textId="13A99B9F" w:rsidR="00895AB4" w:rsidRPr="00BD5FDB" w:rsidRDefault="009710C9" w:rsidP="00B26B24">
      <w:pPr>
        <w:pStyle w:val="Bodytext30"/>
        <w:tabs>
          <w:tab w:val="left" w:pos="430"/>
        </w:tabs>
        <w:spacing w:before="360" w:after="200"/>
      </w:pPr>
      <w:r w:rsidRPr="00BD5FDB">
        <w:t>1.3</w:t>
      </w:r>
      <w:r w:rsidRPr="00BD5FDB">
        <w:tab/>
      </w:r>
      <w:r w:rsidRPr="00BD5FDB">
        <w:rPr>
          <w:rStyle w:val="Bodytext3"/>
          <w:b/>
        </w:rPr>
        <w:t>The PayloadDisposition ELEMENT</w:t>
      </w:r>
      <w:r w:rsidRPr="00BD5FDB">
        <w:br w:type="page"/>
      </w:r>
    </w:p>
    <w:tbl>
      <w:tblPr>
        <w:tblOverlap w:val="never"/>
        <w:tblW w:w="0" w:type="auto"/>
        <w:tblLayout w:type="fixed"/>
        <w:tblCellMar>
          <w:left w:w="10" w:type="dxa"/>
          <w:right w:w="10" w:type="dxa"/>
        </w:tblCellMar>
        <w:tblLook w:val="0000" w:firstRow="0" w:lastRow="0" w:firstColumn="0" w:lastColumn="0" w:noHBand="0" w:noVBand="0"/>
      </w:tblPr>
      <w:tblGrid>
        <w:gridCol w:w="58"/>
        <w:gridCol w:w="1910"/>
        <w:gridCol w:w="3115"/>
        <w:gridCol w:w="1195"/>
        <w:gridCol w:w="2362"/>
        <w:gridCol w:w="48"/>
      </w:tblGrid>
      <w:tr w:rsidR="00B26B24" w:rsidRPr="00BD5FDB" w14:paraId="58870BF7" w14:textId="77777777" w:rsidTr="00B14430">
        <w:trPr>
          <w:trHeight w:val="3839"/>
        </w:trPr>
        <w:tc>
          <w:tcPr>
            <w:tcW w:w="58" w:type="dxa"/>
            <w:tcBorders>
              <w:top w:val="single" w:sz="4" w:space="0" w:color="auto"/>
              <w:left w:val="single" w:sz="4" w:space="0" w:color="auto"/>
            </w:tcBorders>
          </w:tcPr>
          <w:p w14:paraId="386F98DA" w14:textId="77777777" w:rsidR="00895AB4" w:rsidRPr="00BD5FDB" w:rsidRDefault="00895AB4" w:rsidP="009710C9">
            <w:pPr>
              <w:rPr>
                <w:color w:val="auto"/>
                <w:sz w:val="10"/>
                <w:szCs w:val="10"/>
                <w:lang w:val="fr-FR"/>
              </w:rPr>
            </w:pPr>
          </w:p>
        </w:tc>
        <w:tc>
          <w:tcPr>
            <w:tcW w:w="8582" w:type="dxa"/>
            <w:gridSpan w:val="4"/>
            <w:tcBorders>
              <w:top w:val="single" w:sz="4" w:space="0" w:color="auto"/>
            </w:tcBorders>
            <w:vAlign w:val="bottom"/>
          </w:tcPr>
          <w:p w14:paraId="2C47A50F" w14:textId="77777777" w:rsidR="00895AB4" w:rsidRPr="00BD5FDB" w:rsidRDefault="000D4A1B" w:rsidP="009710C9">
            <w:pPr>
              <w:pStyle w:val="Other0"/>
              <w:jc w:val="center"/>
              <w:rPr>
                <w:color w:val="auto"/>
                <w:sz w:val="15"/>
                <w:szCs w:val="15"/>
              </w:rPr>
            </w:pPr>
            <w:r w:rsidRPr="00BD5FDB">
              <w:rPr>
                <w:rStyle w:val="Other"/>
                <w:rFonts w:ascii="Courier New" w:hAnsi="Courier New"/>
                <w:noProof/>
                <w:color w:val="auto"/>
                <w:sz w:val="15"/>
              </w:rPr>
              <w:drawing>
                <wp:inline distT="0" distB="0" distL="0" distR="0" wp14:anchorId="00F06292" wp14:editId="21022E5E">
                  <wp:extent cx="4641850" cy="166433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stretch/>
                        </pic:blipFill>
                        <pic:spPr>
                          <a:xfrm>
                            <a:off x="0" y="0"/>
                            <a:ext cx="4641850" cy="1664335"/>
                          </a:xfrm>
                          <a:prstGeom prst="rect">
                            <a:avLst/>
                          </a:prstGeom>
                        </pic:spPr>
                      </pic:pic>
                    </a:graphicData>
                  </a:graphic>
                </wp:inline>
              </w:drawing>
            </w:r>
          </w:p>
          <w:p w14:paraId="5393FD53" w14:textId="2F5F9827" w:rsidR="00895AB4" w:rsidRPr="00BD5FDB" w:rsidRDefault="000D4A1B" w:rsidP="009710C9">
            <w:pPr>
              <w:pStyle w:val="Other0"/>
              <w:spacing w:after="380"/>
              <w:jc w:val="center"/>
              <w:rPr>
                <w:color w:val="auto"/>
                <w:sz w:val="18"/>
                <w:szCs w:val="18"/>
              </w:rPr>
            </w:pPr>
            <w:r w:rsidRPr="00BD5FDB">
              <w:rPr>
                <w:rStyle w:val="Other"/>
                <w:b/>
                <w:color w:val="auto"/>
                <w:sz w:val="18"/>
              </w:rPr>
              <w:t xml:space="preserve">Figure 3: The </w:t>
            </w:r>
            <w:r w:rsidRPr="00BD5FDB">
              <w:rPr>
                <w:rStyle w:val="Other"/>
                <w:rFonts w:ascii="Courier New" w:hAnsi="Courier New"/>
                <w:b/>
                <w:color w:val="auto"/>
                <w:sz w:val="18"/>
              </w:rPr>
              <w:t>PayloadDispositionType</w:t>
            </w:r>
            <w:r w:rsidRPr="00BD5FDB">
              <w:rPr>
                <w:rStyle w:val="Other"/>
                <w:b/>
                <w:color w:val="auto"/>
                <w:sz w:val="18"/>
              </w:rPr>
              <w:t xml:space="preserve"> type</w:t>
            </w:r>
          </w:p>
          <w:p w14:paraId="6F6A40ED" w14:textId="77777777" w:rsidR="00895AB4" w:rsidRPr="00BD5FDB" w:rsidRDefault="000D4A1B" w:rsidP="00B26B24">
            <w:pPr>
              <w:pStyle w:val="Other0"/>
              <w:ind w:left="28" w:right="28"/>
              <w:jc w:val="both"/>
              <w:rPr>
                <w:color w:val="auto"/>
                <w:sz w:val="20"/>
                <w:szCs w:val="20"/>
              </w:rPr>
            </w:pPr>
            <w:r w:rsidRPr="00BD5FDB">
              <w:rPr>
                <w:rStyle w:val="Other"/>
                <w:color w:val="auto"/>
                <w:sz w:val="20"/>
              </w:rPr>
              <w:t>An "entity" corresponds to an ADEP business object, such as an offer, an application, a company, a skill level, a place of work, a desired salary, and so on.</w:t>
            </w:r>
          </w:p>
        </w:tc>
        <w:tc>
          <w:tcPr>
            <w:tcW w:w="48" w:type="dxa"/>
            <w:tcBorders>
              <w:top w:val="single" w:sz="4" w:space="0" w:color="auto"/>
              <w:left w:val="nil"/>
              <w:right w:val="single" w:sz="4" w:space="0" w:color="auto"/>
            </w:tcBorders>
          </w:tcPr>
          <w:p w14:paraId="5A49B3E4" w14:textId="77777777" w:rsidR="00895AB4" w:rsidRPr="0095354F" w:rsidRDefault="00895AB4" w:rsidP="009710C9">
            <w:pPr>
              <w:rPr>
                <w:color w:val="auto"/>
                <w:sz w:val="10"/>
                <w:szCs w:val="10"/>
                <w:lang w:val="en-US"/>
              </w:rPr>
            </w:pPr>
          </w:p>
        </w:tc>
      </w:tr>
      <w:tr w:rsidR="00B26B24" w:rsidRPr="00BD5FDB" w14:paraId="79C661F0" w14:textId="77777777" w:rsidTr="00B14430">
        <w:trPr>
          <w:trHeight w:val="601"/>
        </w:trPr>
        <w:tc>
          <w:tcPr>
            <w:tcW w:w="58" w:type="dxa"/>
            <w:tcBorders>
              <w:left w:val="single" w:sz="4" w:space="0" w:color="auto"/>
            </w:tcBorders>
          </w:tcPr>
          <w:p w14:paraId="4FE2F046" w14:textId="77777777" w:rsidR="00895AB4" w:rsidRPr="0095354F" w:rsidRDefault="00895AB4" w:rsidP="009710C9">
            <w:pPr>
              <w:rPr>
                <w:color w:val="auto"/>
                <w:sz w:val="10"/>
                <w:szCs w:val="10"/>
                <w:lang w:val="en-US"/>
              </w:rPr>
            </w:pPr>
          </w:p>
        </w:tc>
        <w:tc>
          <w:tcPr>
            <w:tcW w:w="6220" w:type="dxa"/>
            <w:gridSpan w:val="3"/>
            <w:vAlign w:val="center"/>
          </w:tcPr>
          <w:p w14:paraId="50289CB3" w14:textId="77777777" w:rsidR="00895AB4" w:rsidRPr="00BD5FDB" w:rsidRDefault="000D4A1B" w:rsidP="00B26B24">
            <w:pPr>
              <w:pStyle w:val="Other0"/>
              <w:ind w:left="28" w:right="28"/>
              <w:jc w:val="both"/>
              <w:rPr>
                <w:color w:val="auto"/>
                <w:sz w:val="20"/>
                <w:szCs w:val="20"/>
              </w:rPr>
            </w:pPr>
            <w:r w:rsidRPr="00BD5FDB">
              <w:rPr>
                <w:rStyle w:val="Other"/>
                <w:color w:val="auto"/>
                <w:sz w:val="20"/>
              </w:rPr>
              <w:t>For each entity, the processing report is returned.</w:t>
            </w:r>
          </w:p>
        </w:tc>
        <w:tc>
          <w:tcPr>
            <w:tcW w:w="2362" w:type="dxa"/>
          </w:tcPr>
          <w:p w14:paraId="41104EC0" w14:textId="77777777" w:rsidR="00895AB4" w:rsidRPr="0095354F" w:rsidRDefault="00895AB4" w:rsidP="009710C9">
            <w:pPr>
              <w:rPr>
                <w:color w:val="auto"/>
                <w:sz w:val="10"/>
                <w:szCs w:val="10"/>
                <w:lang w:val="en-US"/>
              </w:rPr>
            </w:pPr>
          </w:p>
        </w:tc>
        <w:tc>
          <w:tcPr>
            <w:tcW w:w="48" w:type="dxa"/>
            <w:tcBorders>
              <w:left w:val="nil"/>
              <w:right w:val="single" w:sz="4" w:space="0" w:color="auto"/>
            </w:tcBorders>
          </w:tcPr>
          <w:p w14:paraId="29A9FFC8" w14:textId="77777777" w:rsidR="00895AB4" w:rsidRPr="0095354F" w:rsidRDefault="00895AB4" w:rsidP="009710C9">
            <w:pPr>
              <w:rPr>
                <w:color w:val="auto"/>
                <w:sz w:val="10"/>
                <w:szCs w:val="10"/>
                <w:lang w:val="en-US"/>
              </w:rPr>
            </w:pPr>
          </w:p>
        </w:tc>
      </w:tr>
      <w:tr w:rsidR="00B26B24" w:rsidRPr="00BD5FDB" w14:paraId="6D64F7CC" w14:textId="77777777" w:rsidTr="00B14430">
        <w:trPr>
          <w:trHeight w:val="516"/>
        </w:trPr>
        <w:tc>
          <w:tcPr>
            <w:tcW w:w="58" w:type="dxa"/>
            <w:tcBorders>
              <w:left w:val="single" w:sz="4" w:space="0" w:color="auto"/>
            </w:tcBorders>
          </w:tcPr>
          <w:p w14:paraId="4AA81C90" w14:textId="77777777" w:rsidR="00895AB4" w:rsidRPr="0095354F" w:rsidRDefault="00895AB4" w:rsidP="00B26B24">
            <w:pPr>
              <w:rPr>
                <w:color w:val="auto"/>
                <w:sz w:val="10"/>
                <w:szCs w:val="10"/>
                <w:lang w:val="en-US"/>
              </w:rPr>
            </w:pPr>
          </w:p>
        </w:tc>
        <w:tc>
          <w:tcPr>
            <w:tcW w:w="1910" w:type="dxa"/>
            <w:tcBorders>
              <w:top w:val="single" w:sz="4" w:space="0" w:color="auto"/>
              <w:left w:val="single" w:sz="4" w:space="0" w:color="auto"/>
            </w:tcBorders>
          </w:tcPr>
          <w:p w14:paraId="2E5C9B34" w14:textId="77777777" w:rsidR="00895AB4" w:rsidRPr="00BD5FDB" w:rsidRDefault="000D4A1B" w:rsidP="00B26B24">
            <w:pPr>
              <w:pStyle w:val="Other0"/>
              <w:ind w:left="28" w:right="28"/>
              <w:rPr>
                <w:color w:val="auto"/>
                <w:sz w:val="17"/>
                <w:szCs w:val="17"/>
              </w:rPr>
            </w:pPr>
            <w:r w:rsidRPr="00BD5FDB">
              <w:rPr>
                <w:rStyle w:val="Other"/>
                <w:b/>
                <w:i/>
                <w:color w:val="auto"/>
                <w:sz w:val="17"/>
              </w:rPr>
              <w:t>Element</w:t>
            </w:r>
          </w:p>
        </w:tc>
        <w:tc>
          <w:tcPr>
            <w:tcW w:w="3115" w:type="dxa"/>
            <w:tcBorders>
              <w:top w:val="single" w:sz="4" w:space="0" w:color="auto"/>
              <w:left w:val="single" w:sz="4" w:space="0" w:color="auto"/>
            </w:tcBorders>
          </w:tcPr>
          <w:p w14:paraId="31BADA08" w14:textId="77777777" w:rsidR="00895AB4" w:rsidRPr="00BD5FDB" w:rsidRDefault="000D4A1B" w:rsidP="00B26B24">
            <w:pPr>
              <w:pStyle w:val="Other0"/>
              <w:ind w:left="28" w:right="28"/>
              <w:rPr>
                <w:color w:val="auto"/>
                <w:sz w:val="17"/>
                <w:szCs w:val="17"/>
              </w:rPr>
            </w:pPr>
            <w:r w:rsidRPr="00BD5FDB">
              <w:rPr>
                <w:rStyle w:val="Other"/>
                <w:b/>
                <w:i/>
                <w:color w:val="auto"/>
                <w:sz w:val="17"/>
              </w:rPr>
              <w:t>Description</w:t>
            </w:r>
          </w:p>
        </w:tc>
        <w:tc>
          <w:tcPr>
            <w:tcW w:w="1195" w:type="dxa"/>
            <w:tcBorders>
              <w:top w:val="single" w:sz="4" w:space="0" w:color="auto"/>
              <w:left w:val="single" w:sz="4" w:space="0" w:color="auto"/>
            </w:tcBorders>
          </w:tcPr>
          <w:p w14:paraId="684B2AF6" w14:textId="77777777" w:rsidR="00895AB4" w:rsidRPr="00BD5FDB" w:rsidRDefault="000D4A1B" w:rsidP="00B26B24">
            <w:pPr>
              <w:pStyle w:val="Other0"/>
              <w:ind w:left="28" w:right="28"/>
              <w:rPr>
                <w:color w:val="auto"/>
                <w:sz w:val="17"/>
                <w:szCs w:val="17"/>
              </w:rPr>
            </w:pPr>
            <w:r w:rsidRPr="00BD5FDB">
              <w:rPr>
                <w:rStyle w:val="Other"/>
                <w:b/>
                <w:i/>
                <w:color w:val="auto"/>
                <w:sz w:val="17"/>
              </w:rPr>
              <w:t>ADEP processing</w:t>
            </w:r>
          </w:p>
        </w:tc>
        <w:tc>
          <w:tcPr>
            <w:tcW w:w="2362" w:type="dxa"/>
            <w:tcBorders>
              <w:top w:val="single" w:sz="4" w:space="0" w:color="auto"/>
              <w:left w:val="single" w:sz="4" w:space="0" w:color="auto"/>
            </w:tcBorders>
          </w:tcPr>
          <w:p w14:paraId="26BC1934" w14:textId="77777777" w:rsidR="00895AB4" w:rsidRPr="00BD5FDB" w:rsidRDefault="000D4A1B" w:rsidP="00B26B24">
            <w:pPr>
              <w:pStyle w:val="Other0"/>
              <w:ind w:left="28" w:right="28"/>
              <w:rPr>
                <w:color w:val="auto"/>
                <w:sz w:val="17"/>
                <w:szCs w:val="17"/>
              </w:rPr>
            </w:pPr>
            <w:r w:rsidRPr="00BD5FDB">
              <w:rPr>
                <w:rStyle w:val="Other"/>
                <w:b/>
                <w:i/>
                <w:color w:val="auto"/>
                <w:sz w:val="17"/>
              </w:rPr>
              <w:t>Format</w:t>
            </w:r>
          </w:p>
        </w:tc>
        <w:tc>
          <w:tcPr>
            <w:tcW w:w="48" w:type="dxa"/>
            <w:tcBorders>
              <w:left w:val="single" w:sz="4" w:space="0" w:color="auto"/>
              <w:right w:val="single" w:sz="4" w:space="0" w:color="auto"/>
            </w:tcBorders>
          </w:tcPr>
          <w:p w14:paraId="191FA0B5" w14:textId="77777777" w:rsidR="00895AB4" w:rsidRPr="00BD5FDB" w:rsidRDefault="00895AB4" w:rsidP="00B26B24">
            <w:pPr>
              <w:rPr>
                <w:color w:val="auto"/>
                <w:sz w:val="10"/>
                <w:szCs w:val="10"/>
                <w:lang w:val="fr-FR"/>
              </w:rPr>
            </w:pPr>
          </w:p>
        </w:tc>
      </w:tr>
      <w:tr w:rsidR="00B26B24" w:rsidRPr="00BD5FDB" w14:paraId="35E9CD76" w14:textId="77777777" w:rsidTr="00B14430">
        <w:trPr>
          <w:trHeight w:val="204"/>
        </w:trPr>
        <w:tc>
          <w:tcPr>
            <w:tcW w:w="58" w:type="dxa"/>
            <w:tcBorders>
              <w:left w:val="single" w:sz="4" w:space="0" w:color="auto"/>
            </w:tcBorders>
          </w:tcPr>
          <w:p w14:paraId="55834837" w14:textId="77777777" w:rsidR="00895AB4" w:rsidRPr="00BD5FDB" w:rsidRDefault="00895AB4" w:rsidP="00B26B24">
            <w:pPr>
              <w:rPr>
                <w:color w:val="auto"/>
                <w:sz w:val="10"/>
                <w:szCs w:val="10"/>
                <w:lang w:val="fr-FR"/>
              </w:rPr>
            </w:pPr>
          </w:p>
        </w:tc>
        <w:tc>
          <w:tcPr>
            <w:tcW w:w="1910" w:type="dxa"/>
            <w:tcBorders>
              <w:top w:val="single" w:sz="4" w:space="0" w:color="auto"/>
              <w:left w:val="single" w:sz="4" w:space="0" w:color="auto"/>
            </w:tcBorders>
          </w:tcPr>
          <w:p w14:paraId="2876509B" w14:textId="77777777"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EntityDisposition</w:t>
            </w:r>
          </w:p>
        </w:tc>
        <w:tc>
          <w:tcPr>
            <w:tcW w:w="3115" w:type="dxa"/>
            <w:tcBorders>
              <w:top w:val="single" w:sz="4" w:space="0" w:color="auto"/>
              <w:left w:val="single" w:sz="4" w:space="0" w:color="auto"/>
            </w:tcBorders>
          </w:tcPr>
          <w:p w14:paraId="5DFF0FFE" w14:textId="77777777" w:rsidR="00895AB4" w:rsidRPr="00BD5FDB" w:rsidRDefault="000D4A1B" w:rsidP="00B26B24">
            <w:pPr>
              <w:pStyle w:val="Other0"/>
              <w:ind w:left="28" w:right="28"/>
              <w:rPr>
                <w:color w:val="auto"/>
                <w:sz w:val="17"/>
                <w:szCs w:val="17"/>
              </w:rPr>
            </w:pPr>
            <w:r w:rsidRPr="00BD5FDB">
              <w:rPr>
                <w:rStyle w:val="Other"/>
                <w:color w:val="auto"/>
                <w:sz w:val="17"/>
              </w:rPr>
              <w:t>Result of entity processing</w:t>
            </w:r>
          </w:p>
        </w:tc>
        <w:tc>
          <w:tcPr>
            <w:tcW w:w="1195" w:type="dxa"/>
            <w:tcBorders>
              <w:top w:val="single" w:sz="4" w:space="0" w:color="auto"/>
              <w:left w:val="single" w:sz="4" w:space="0" w:color="auto"/>
            </w:tcBorders>
          </w:tcPr>
          <w:p w14:paraId="1D155A45" w14:textId="77777777" w:rsidR="00895AB4" w:rsidRPr="00BD5FDB" w:rsidRDefault="000D4A1B" w:rsidP="00B26B24">
            <w:pPr>
              <w:pStyle w:val="Other0"/>
              <w:ind w:left="28" w:right="28"/>
              <w:rPr>
                <w:color w:val="auto"/>
                <w:sz w:val="17"/>
                <w:szCs w:val="17"/>
              </w:rPr>
            </w:pPr>
            <w:r w:rsidRPr="00BD5FDB">
              <w:rPr>
                <w:rStyle w:val="Other"/>
                <w:color w:val="auto"/>
                <w:sz w:val="17"/>
              </w:rPr>
              <w:t>Supplied</w:t>
            </w:r>
          </w:p>
        </w:tc>
        <w:tc>
          <w:tcPr>
            <w:tcW w:w="2362" w:type="dxa"/>
            <w:tcBorders>
              <w:top w:val="single" w:sz="4" w:space="0" w:color="auto"/>
              <w:left w:val="single" w:sz="4" w:space="0" w:color="auto"/>
            </w:tcBorders>
          </w:tcPr>
          <w:p w14:paraId="5734B81F" w14:textId="77777777" w:rsidR="00895AB4" w:rsidRPr="00BD5FDB" w:rsidRDefault="00895AB4" w:rsidP="00B26B24">
            <w:pPr>
              <w:rPr>
                <w:color w:val="auto"/>
                <w:sz w:val="10"/>
                <w:szCs w:val="10"/>
                <w:lang w:val="fr-FR"/>
              </w:rPr>
            </w:pPr>
          </w:p>
        </w:tc>
        <w:tc>
          <w:tcPr>
            <w:tcW w:w="48" w:type="dxa"/>
            <w:tcBorders>
              <w:left w:val="single" w:sz="4" w:space="0" w:color="auto"/>
              <w:right w:val="single" w:sz="4" w:space="0" w:color="auto"/>
            </w:tcBorders>
          </w:tcPr>
          <w:p w14:paraId="1C8859CD" w14:textId="77777777" w:rsidR="00895AB4" w:rsidRPr="00BD5FDB" w:rsidRDefault="00895AB4" w:rsidP="00B26B24">
            <w:pPr>
              <w:rPr>
                <w:color w:val="auto"/>
                <w:sz w:val="10"/>
                <w:szCs w:val="10"/>
                <w:lang w:val="fr-FR"/>
              </w:rPr>
            </w:pPr>
          </w:p>
        </w:tc>
      </w:tr>
      <w:tr w:rsidR="00B26B24" w:rsidRPr="00BD5FDB" w14:paraId="4461CC7F" w14:textId="77777777" w:rsidTr="00B14430">
        <w:trPr>
          <w:trHeight w:val="618"/>
        </w:trPr>
        <w:tc>
          <w:tcPr>
            <w:tcW w:w="58" w:type="dxa"/>
            <w:tcBorders>
              <w:left w:val="single" w:sz="4" w:space="0" w:color="auto"/>
            </w:tcBorders>
          </w:tcPr>
          <w:p w14:paraId="657C065A" w14:textId="77777777" w:rsidR="00895AB4" w:rsidRPr="00BD5FDB" w:rsidRDefault="00895AB4" w:rsidP="00B26B24">
            <w:pPr>
              <w:rPr>
                <w:color w:val="auto"/>
                <w:sz w:val="10"/>
                <w:szCs w:val="10"/>
                <w:lang w:val="fr-FR"/>
              </w:rPr>
            </w:pPr>
          </w:p>
        </w:tc>
        <w:tc>
          <w:tcPr>
            <w:tcW w:w="1910" w:type="dxa"/>
            <w:tcBorders>
              <w:top w:val="single" w:sz="4" w:space="0" w:color="auto"/>
              <w:left w:val="single" w:sz="4" w:space="0" w:color="auto"/>
            </w:tcBorders>
          </w:tcPr>
          <w:p w14:paraId="620C8668" w14:textId="03671F57"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EntityIdentifier</w:t>
            </w:r>
          </w:p>
        </w:tc>
        <w:tc>
          <w:tcPr>
            <w:tcW w:w="3115" w:type="dxa"/>
            <w:tcBorders>
              <w:top w:val="single" w:sz="4" w:space="0" w:color="auto"/>
              <w:left w:val="single" w:sz="4" w:space="0" w:color="auto"/>
            </w:tcBorders>
          </w:tcPr>
          <w:p w14:paraId="158D2A36" w14:textId="77777777" w:rsidR="00895AB4" w:rsidRPr="00BD5FDB" w:rsidRDefault="000D4A1B" w:rsidP="00B26B24">
            <w:pPr>
              <w:pStyle w:val="Other0"/>
              <w:ind w:left="28" w:right="28"/>
              <w:rPr>
                <w:color w:val="auto"/>
                <w:sz w:val="17"/>
                <w:szCs w:val="17"/>
              </w:rPr>
            </w:pPr>
            <w:r w:rsidRPr="00BD5FDB">
              <w:rPr>
                <w:rStyle w:val="Other"/>
                <w:color w:val="auto"/>
                <w:sz w:val="17"/>
              </w:rPr>
              <w:t>Identifier of the entity processed</w:t>
            </w:r>
          </w:p>
        </w:tc>
        <w:tc>
          <w:tcPr>
            <w:tcW w:w="1195" w:type="dxa"/>
            <w:tcBorders>
              <w:top w:val="single" w:sz="4" w:space="0" w:color="auto"/>
              <w:left w:val="single" w:sz="4" w:space="0" w:color="auto"/>
            </w:tcBorders>
          </w:tcPr>
          <w:p w14:paraId="639918B4" w14:textId="77777777" w:rsidR="00895AB4" w:rsidRPr="00BD5FDB" w:rsidRDefault="000D4A1B" w:rsidP="00B26B24">
            <w:pPr>
              <w:pStyle w:val="Other0"/>
              <w:ind w:left="28" w:right="28"/>
              <w:rPr>
                <w:color w:val="auto"/>
                <w:sz w:val="17"/>
                <w:szCs w:val="17"/>
              </w:rPr>
            </w:pPr>
            <w:r w:rsidRPr="00BD5FDB">
              <w:rPr>
                <w:rStyle w:val="Other"/>
                <w:color w:val="auto"/>
                <w:sz w:val="17"/>
              </w:rPr>
              <w:t>Supplied</w:t>
            </w:r>
          </w:p>
        </w:tc>
        <w:tc>
          <w:tcPr>
            <w:tcW w:w="2362" w:type="dxa"/>
            <w:tcBorders>
              <w:top w:val="single" w:sz="4" w:space="0" w:color="auto"/>
              <w:left w:val="single" w:sz="4" w:space="0" w:color="auto"/>
            </w:tcBorders>
          </w:tcPr>
          <w:p w14:paraId="0355AF59" w14:textId="77777777" w:rsidR="00895AB4" w:rsidRPr="00BD5FDB" w:rsidRDefault="000D4A1B" w:rsidP="00B26B24">
            <w:pPr>
              <w:pStyle w:val="Other0"/>
              <w:ind w:left="28" w:right="28"/>
              <w:rPr>
                <w:color w:val="auto"/>
                <w:sz w:val="17"/>
                <w:szCs w:val="17"/>
              </w:rPr>
            </w:pPr>
            <w:r w:rsidRPr="00BD5FDB">
              <w:rPr>
                <w:rStyle w:val="Other"/>
                <w:color w:val="auto"/>
                <w:sz w:val="17"/>
              </w:rPr>
              <w:t>This is any character string used to identify the entity.</w:t>
            </w:r>
          </w:p>
        </w:tc>
        <w:tc>
          <w:tcPr>
            <w:tcW w:w="48" w:type="dxa"/>
            <w:tcBorders>
              <w:left w:val="single" w:sz="4" w:space="0" w:color="auto"/>
              <w:right w:val="single" w:sz="4" w:space="0" w:color="auto"/>
            </w:tcBorders>
          </w:tcPr>
          <w:p w14:paraId="0934A9C6" w14:textId="77777777" w:rsidR="00895AB4" w:rsidRPr="0095354F" w:rsidRDefault="00895AB4" w:rsidP="00B26B24">
            <w:pPr>
              <w:rPr>
                <w:color w:val="auto"/>
                <w:sz w:val="10"/>
                <w:szCs w:val="10"/>
                <w:lang w:val="en-US"/>
              </w:rPr>
            </w:pPr>
          </w:p>
        </w:tc>
      </w:tr>
      <w:tr w:rsidR="00B26B24" w:rsidRPr="00BD5FDB" w14:paraId="2ECF2D01" w14:textId="77777777" w:rsidTr="00B14430">
        <w:trPr>
          <w:trHeight w:val="204"/>
        </w:trPr>
        <w:tc>
          <w:tcPr>
            <w:tcW w:w="58" w:type="dxa"/>
            <w:tcBorders>
              <w:left w:val="single" w:sz="4" w:space="0" w:color="auto"/>
            </w:tcBorders>
          </w:tcPr>
          <w:p w14:paraId="76EF0D7C" w14:textId="77777777" w:rsidR="00895AB4" w:rsidRPr="0095354F" w:rsidRDefault="00895AB4" w:rsidP="00B26B24">
            <w:pPr>
              <w:rPr>
                <w:color w:val="auto"/>
                <w:sz w:val="10"/>
                <w:szCs w:val="10"/>
                <w:lang w:val="en-US"/>
              </w:rPr>
            </w:pPr>
          </w:p>
        </w:tc>
        <w:tc>
          <w:tcPr>
            <w:tcW w:w="1910" w:type="dxa"/>
            <w:tcBorders>
              <w:top w:val="single" w:sz="4" w:space="0" w:color="auto"/>
              <w:left w:val="single" w:sz="4" w:space="0" w:color="auto"/>
            </w:tcBorders>
          </w:tcPr>
          <w:p w14:paraId="4BE536B9" w14:textId="630EA184"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EntityShortName</w:t>
            </w:r>
          </w:p>
        </w:tc>
        <w:tc>
          <w:tcPr>
            <w:tcW w:w="3115" w:type="dxa"/>
            <w:tcBorders>
              <w:top w:val="single" w:sz="4" w:space="0" w:color="auto"/>
              <w:left w:val="single" w:sz="4" w:space="0" w:color="auto"/>
            </w:tcBorders>
          </w:tcPr>
          <w:p w14:paraId="3371279B" w14:textId="77777777" w:rsidR="00895AB4" w:rsidRPr="00BD5FDB" w:rsidRDefault="000D4A1B" w:rsidP="00B26B24">
            <w:pPr>
              <w:pStyle w:val="Other0"/>
              <w:ind w:left="28" w:right="28"/>
              <w:rPr>
                <w:color w:val="auto"/>
                <w:sz w:val="17"/>
                <w:szCs w:val="17"/>
              </w:rPr>
            </w:pPr>
            <w:r w:rsidRPr="00BD5FDB">
              <w:rPr>
                <w:rStyle w:val="Other"/>
                <w:color w:val="auto"/>
                <w:sz w:val="17"/>
              </w:rPr>
              <w:t>Short name of the entity processed</w:t>
            </w:r>
          </w:p>
        </w:tc>
        <w:tc>
          <w:tcPr>
            <w:tcW w:w="1195" w:type="dxa"/>
            <w:tcBorders>
              <w:top w:val="single" w:sz="4" w:space="0" w:color="auto"/>
              <w:left w:val="single" w:sz="4" w:space="0" w:color="auto"/>
            </w:tcBorders>
          </w:tcPr>
          <w:p w14:paraId="17093B54" w14:textId="77777777" w:rsidR="00895AB4" w:rsidRPr="00BD5FDB" w:rsidRDefault="000D4A1B" w:rsidP="00B26B24">
            <w:pPr>
              <w:pStyle w:val="Other0"/>
              <w:ind w:left="28" w:right="28"/>
              <w:rPr>
                <w:color w:val="auto"/>
                <w:sz w:val="17"/>
                <w:szCs w:val="17"/>
              </w:rPr>
            </w:pPr>
            <w:r w:rsidRPr="00BD5FDB">
              <w:rPr>
                <w:rStyle w:val="Other"/>
                <w:color w:val="auto"/>
                <w:sz w:val="17"/>
              </w:rPr>
              <w:t>Supplied</w:t>
            </w:r>
          </w:p>
        </w:tc>
        <w:tc>
          <w:tcPr>
            <w:tcW w:w="2362" w:type="dxa"/>
            <w:tcBorders>
              <w:top w:val="single" w:sz="4" w:space="0" w:color="auto"/>
              <w:left w:val="single" w:sz="4" w:space="0" w:color="auto"/>
            </w:tcBorders>
          </w:tcPr>
          <w:p w14:paraId="5835CD12" w14:textId="77777777" w:rsidR="00895AB4" w:rsidRPr="00BD5FDB" w:rsidRDefault="00895AB4" w:rsidP="00B26B24">
            <w:pPr>
              <w:ind w:left="28" w:right="28"/>
              <w:rPr>
                <w:color w:val="auto"/>
                <w:sz w:val="10"/>
                <w:szCs w:val="10"/>
                <w:lang w:val="fr-FR"/>
              </w:rPr>
            </w:pPr>
          </w:p>
        </w:tc>
        <w:tc>
          <w:tcPr>
            <w:tcW w:w="48" w:type="dxa"/>
            <w:tcBorders>
              <w:left w:val="single" w:sz="4" w:space="0" w:color="auto"/>
              <w:right w:val="single" w:sz="4" w:space="0" w:color="auto"/>
            </w:tcBorders>
          </w:tcPr>
          <w:p w14:paraId="2309174A" w14:textId="77777777" w:rsidR="00895AB4" w:rsidRPr="00BD5FDB" w:rsidRDefault="00895AB4" w:rsidP="00B26B24">
            <w:pPr>
              <w:rPr>
                <w:color w:val="auto"/>
                <w:sz w:val="10"/>
                <w:szCs w:val="10"/>
                <w:lang w:val="fr-FR"/>
              </w:rPr>
            </w:pPr>
          </w:p>
        </w:tc>
      </w:tr>
      <w:tr w:rsidR="00B26B24" w:rsidRPr="00BD5FDB" w14:paraId="716C5452" w14:textId="77777777" w:rsidTr="00B14430">
        <w:trPr>
          <w:trHeight w:val="221"/>
        </w:trPr>
        <w:tc>
          <w:tcPr>
            <w:tcW w:w="58" w:type="dxa"/>
            <w:tcBorders>
              <w:left w:val="single" w:sz="4" w:space="0" w:color="auto"/>
            </w:tcBorders>
          </w:tcPr>
          <w:p w14:paraId="5CFE3EE7" w14:textId="77777777" w:rsidR="00895AB4" w:rsidRPr="00BD5FDB" w:rsidRDefault="00895AB4" w:rsidP="00B26B24">
            <w:pPr>
              <w:rPr>
                <w:color w:val="auto"/>
                <w:sz w:val="10"/>
                <w:szCs w:val="10"/>
                <w:lang w:val="fr-FR"/>
              </w:rPr>
            </w:pPr>
          </w:p>
        </w:tc>
        <w:tc>
          <w:tcPr>
            <w:tcW w:w="1910" w:type="dxa"/>
            <w:tcBorders>
              <w:top w:val="single" w:sz="4" w:space="0" w:color="auto"/>
              <w:left w:val="single" w:sz="4" w:space="0" w:color="auto"/>
            </w:tcBorders>
            <w:shd w:val="clear" w:color="auto" w:fill="D9D9D9"/>
          </w:tcPr>
          <w:p w14:paraId="20BFFEF5" w14:textId="3F0A7102"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EntitySchemaXPath</w:t>
            </w:r>
          </w:p>
        </w:tc>
        <w:tc>
          <w:tcPr>
            <w:tcW w:w="3115" w:type="dxa"/>
            <w:tcBorders>
              <w:top w:val="single" w:sz="4" w:space="0" w:color="auto"/>
              <w:left w:val="single" w:sz="4" w:space="0" w:color="auto"/>
            </w:tcBorders>
            <w:shd w:val="clear" w:color="auto" w:fill="D9D9D9"/>
          </w:tcPr>
          <w:p w14:paraId="00A4CB15" w14:textId="77777777" w:rsidR="00895AB4" w:rsidRPr="00BD5FDB" w:rsidRDefault="00895AB4" w:rsidP="00B26B24">
            <w:pPr>
              <w:ind w:left="28" w:right="28"/>
              <w:rPr>
                <w:color w:val="auto"/>
                <w:sz w:val="10"/>
                <w:szCs w:val="10"/>
                <w:lang w:val="fr-FR"/>
              </w:rPr>
            </w:pPr>
          </w:p>
        </w:tc>
        <w:tc>
          <w:tcPr>
            <w:tcW w:w="1195" w:type="dxa"/>
            <w:tcBorders>
              <w:top w:val="single" w:sz="4" w:space="0" w:color="auto"/>
              <w:left w:val="single" w:sz="4" w:space="0" w:color="auto"/>
            </w:tcBorders>
            <w:shd w:val="clear" w:color="auto" w:fill="D9D9D9"/>
          </w:tcPr>
          <w:p w14:paraId="4D0FA272" w14:textId="3E4FE9B2" w:rsidR="00895AB4" w:rsidRPr="00BD5FDB" w:rsidRDefault="006F7B35" w:rsidP="00B26B24">
            <w:pPr>
              <w:pStyle w:val="Other0"/>
              <w:ind w:left="28" w:right="28"/>
              <w:rPr>
                <w:color w:val="auto"/>
                <w:sz w:val="17"/>
                <w:szCs w:val="17"/>
              </w:rPr>
            </w:pPr>
            <w:r>
              <w:rPr>
                <w:rStyle w:val="Other"/>
                <w:color w:val="auto"/>
                <w:sz w:val="17"/>
              </w:rPr>
              <w:t>Ignored</w:t>
            </w:r>
          </w:p>
        </w:tc>
        <w:tc>
          <w:tcPr>
            <w:tcW w:w="2362" w:type="dxa"/>
            <w:tcBorders>
              <w:top w:val="single" w:sz="4" w:space="0" w:color="auto"/>
              <w:left w:val="single" w:sz="4" w:space="0" w:color="auto"/>
            </w:tcBorders>
            <w:shd w:val="clear" w:color="auto" w:fill="D9D9D9"/>
          </w:tcPr>
          <w:p w14:paraId="6BD7C3A2" w14:textId="77777777" w:rsidR="00895AB4" w:rsidRPr="00BD5FDB" w:rsidRDefault="00895AB4" w:rsidP="00B26B24">
            <w:pPr>
              <w:rPr>
                <w:color w:val="auto"/>
                <w:sz w:val="10"/>
                <w:szCs w:val="10"/>
                <w:lang w:val="fr-FR"/>
              </w:rPr>
            </w:pPr>
          </w:p>
        </w:tc>
        <w:tc>
          <w:tcPr>
            <w:tcW w:w="48" w:type="dxa"/>
            <w:tcBorders>
              <w:left w:val="single" w:sz="4" w:space="0" w:color="auto"/>
              <w:right w:val="single" w:sz="4" w:space="0" w:color="auto"/>
            </w:tcBorders>
          </w:tcPr>
          <w:p w14:paraId="4F790973" w14:textId="77777777" w:rsidR="00895AB4" w:rsidRPr="00BD5FDB" w:rsidRDefault="00895AB4" w:rsidP="00B26B24">
            <w:pPr>
              <w:rPr>
                <w:color w:val="auto"/>
                <w:sz w:val="10"/>
                <w:szCs w:val="10"/>
                <w:lang w:val="fr-FR"/>
              </w:rPr>
            </w:pPr>
          </w:p>
        </w:tc>
      </w:tr>
      <w:tr w:rsidR="00B26B24" w:rsidRPr="00BD5FDB" w14:paraId="247226B7" w14:textId="77777777" w:rsidTr="00B14430">
        <w:trPr>
          <w:trHeight w:val="612"/>
        </w:trPr>
        <w:tc>
          <w:tcPr>
            <w:tcW w:w="58" w:type="dxa"/>
            <w:tcBorders>
              <w:left w:val="single" w:sz="4" w:space="0" w:color="auto"/>
            </w:tcBorders>
          </w:tcPr>
          <w:p w14:paraId="63EBBBEF" w14:textId="77777777" w:rsidR="00895AB4" w:rsidRPr="00BD5FDB" w:rsidRDefault="00895AB4" w:rsidP="00B26B24">
            <w:pPr>
              <w:rPr>
                <w:color w:val="auto"/>
                <w:sz w:val="10"/>
                <w:szCs w:val="10"/>
                <w:lang w:val="fr-FR"/>
              </w:rPr>
            </w:pPr>
          </w:p>
        </w:tc>
        <w:tc>
          <w:tcPr>
            <w:tcW w:w="1910" w:type="dxa"/>
            <w:tcBorders>
              <w:top w:val="single" w:sz="4" w:space="0" w:color="auto"/>
              <w:left w:val="single" w:sz="4" w:space="0" w:color="auto"/>
            </w:tcBorders>
          </w:tcPr>
          <w:p w14:paraId="65959A43" w14:textId="1455C164"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EntityInstanceXPath</w:t>
            </w:r>
          </w:p>
        </w:tc>
        <w:tc>
          <w:tcPr>
            <w:tcW w:w="3115" w:type="dxa"/>
            <w:tcBorders>
              <w:top w:val="single" w:sz="4" w:space="0" w:color="auto"/>
              <w:left w:val="single" w:sz="4" w:space="0" w:color="auto"/>
            </w:tcBorders>
          </w:tcPr>
          <w:p w14:paraId="374BDF65" w14:textId="77777777" w:rsidR="00895AB4" w:rsidRPr="00BD5FDB" w:rsidRDefault="000D4A1B" w:rsidP="00B26B24">
            <w:pPr>
              <w:pStyle w:val="Other0"/>
              <w:ind w:left="28" w:right="28"/>
              <w:rPr>
                <w:color w:val="auto"/>
                <w:sz w:val="17"/>
                <w:szCs w:val="17"/>
              </w:rPr>
            </w:pPr>
            <w:r w:rsidRPr="00BD5FDB">
              <w:rPr>
                <w:rStyle w:val="Other"/>
                <w:color w:val="auto"/>
                <w:sz w:val="17"/>
              </w:rPr>
              <w:t xml:space="preserve">Simplified </w:t>
            </w:r>
            <w:r w:rsidRPr="00BD5FDB">
              <w:rPr>
                <w:rStyle w:val="Other"/>
                <w:i/>
                <w:color w:val="auto"/>
                <w:sz w:val="17"/>
              </w:rPr>
              <w:t>Xpath</w:t>
            </w:r>
            <w:r w:rsidRPr="00BD5FDB">
              <w:rPr>
                <w:rStyle w:val="Other"/>
                <w:color w:val="auto"/>
                <w:sz w:val="17"/>
              </w:rPr>
              <w:t xml:space="preserve"> expression identifying the element of the XML flow corresponding to the entity being processed</w:t>
            </w:r>
          </w:p>
        </w:tc>
        <w:tc>
          <w:tcPr>
            <w:tcW w:w="1195" w:type="dxa"/>
            <w:tcBorders>
              <w:top w:val="single" w:sz="4" w:space="0" w:color="auto"/>
              <w:left w:val="single" w:sz="4" w:space="0" w:color="auto"/>
            </w:tcBorders>
          </w:tcPr>
          <w:p w14:paraId="74C60479" w14:textId="77777777" w:rsidR="00895AB4" w:rsidRPr="00BD5FDB" w:rsidRDefault="000D4A1B" w:rsidP="00B26B24">
            <w:pPr>
              <w:pStyle w:val="Other0"/>
              <w:ind w:left="28" w:right="28"/>
              <w:rPr>
                <w:color w:val="auto"/>
                <w:sz w:val="17"/>
                <w:szCs w:val="17"/>
              </w:rPr>
            </w:pPr>
            <w:r w:rsidRPr="00BD5FDB">
              <w:rPr>
                <w:rStyle w:val="Other"/>
                <w:color w:val="auto"/>
                <w:sz w:val="17"/>
              </w:rPr>
              <w:t>Supplied</w:t>
            </w:r>
          </w:p>
        </w:tc>
        <w:tc>
          <w:tcPr>
            <w:tcW w:w="2362" w:type="dxa"/>
            <w:tcBorders>
              <w:top w:val="single" w:sz="4" w:space="0" w:color="auto"/>
              <w:left w:val="single" w:sz="4" w:space="0" w:color="auto"/>
            </w:tcBorders>
          </w:tcPr>
          <w:p w14:paraId="6BA68D8A" w14:textId="77777777" w:rsidR="00895AB4" w:rsidRPr="00BD5FDB" w:rsidRDefault="00895AB4" w:rsidP="00B26B24">
            <w:pPr>
              <w:rPr>
                <w:color w:val="auto"/>
                <w:sz w:val="10"/>
                <w:szCs w:val="10"/>
                <w:lang w:val="fr-FR"/>
              </w:rPr>
            </w:pPr>
          </w:p>
        </w:tc>
        <w:tc>
          <w:tcPr>
            <w:tcW w:w="48" w:type="dxa"/>
            <w:tcBorders>
              <w:left w:val="single" w:sz="4" w:space="0" w:color="auto"/>
              <w:right w:val="single" w:sz="4" w:space="0" w:color="auto"/>
            </w:tcBorders>
          </w:tcPr>
          <w:p w14:paraId="6F90E370" w14:textId="77777777" w:rsidR="00895AB4" w:rsidRPr="00BD5FDB" w:rsidRDefault="00895AB4" w:rsidP="00B26B24">
            <w:pPr>
              <w:rPr>
                <w:color w:val="auto"/>
                <w:sz w:val="10"/>
                <w:szCs w:val="10"/>
                <w:lang w:val="fr-FR"/>
              </w:rPr>
            </w:pPr>
          </w:p>
        </w:tc>
      </w:tr>
      <w:tr w:rsidR="00B26B24" w:rsidRPr="00BD5FDB" w14:paraId="058B70FA" w14:textId="77777777" w:rsidTr="00B14430">
        <w:trPr>
          <w:trHeight w:val="414"/>
        </w:trPr>
        <w:tc>
          <w:tcPr>
            <w:tcW w:w="58" w:type="dxa"/>
            <w:tcBorders>
              <w:left w:val="single" w:sz="4" w:space="0" w:color="auto"/>
            </w:tcBorders>
          </w:tcPr>
          <w:p w14:paraId="4A440B07" w14:textId="77777777" w:rsidR="00895AB4" w:rsidRPr="00BD5FDB" w:rsidRDefault="00895AB4" w:rsidP="00B26B24">
            <w:pPr>
              <w:rPr>
                <w:color w:val="auto"/>
                <w:sz w:val="10"/>
                <w:szCs w:val="10"/>
                <w:lang w:val="fr-FR"/>
              </w:rPr>
            </w:pPr>
          </w:p>
        </w:tc>
        <w:tc>
          <w:tcPr>
            <w:tcW w:w="1910" w:type="dxa"/>
            <w:tcBorders>
              <w:top w:val="single" w:sz="4" w:space="0" w:color="auto"/>
              <w:left w:val="single" w:sz="4" w:space="0" w:color="auto"/>
            </w:tcBorders>
          </w:tcPr>
          <w:p w14:paraId="2F67EF80" w14:textId="64CE6320"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EntityNoException</w:t>
            </w:r>
          </w:p>
        </w:tc>
        <w:tc>
          <w:tcPr>
            <w:tcW w:w="3115" w:type="dxa"/>
            <w:tcBorders>
              <w:top w:val="single" w:sz="4" w:space="0" w:color="auto"/>
              <w:left w:val="single" w:sz="4" w:space="0" w:color="auto"/>
            </w:tcBorders>
          </w:tcPr>
          <w:p w14:paraId="415BC0D1" w14:textId="77777777" w:rsidR="00895AB4" w:rsidRPr="00BD5FDB" w:rsidRDefault="000D4A1B" w:rsidP="00B26B24">
            <w:pPr>
              <w:pStyle w:val="Other0"/>
              <w:ind w:left="28" w:right="28"/>
              <w:rPr>
                <w:color w:val="auto"/>
                <w:sz w:val="17"/>
                <w:szCs w:val="17"/>
              </w:rPr>
            </w:pPr>
            <w:r w:rsidRPr="00BD5FDB">
              <w:rPr>
                <w:rStyle w:val="Other"/>
                <w:color w:val="auto"/>
                <w:sz w:val="17"/>
              </w:rPr>
              <w:t>Certifies that the processing of the entity has been successfully completed</w:t>
            </w:r>
          </w:p>
        </w:tc>
        <w:tc>
          <w:tcPr>
            <w:tcW w:w="1195" w:type="dxa"/>
            <w:tcBorders>
              <w:top w:val="single" w:sz="4" w:space="0" w:color="auto"/>
              <w:left w:val="single" w:sz="4" w:space="0" w:color="auto"/>
            </w:tcBorders>
          </w:tcPr>
          <w:p w14:paraId="7800D80E" w14:textId="77777777" w:rsidR="00895AB4" w:rsidRPr="00BD5FDB" w:rsidRDefault="000D4A1B" w:rsidP="00B26B24">
            <w:pPr>
              <w:pStyle w:val="Other0"/>
              <w:ind w:left="28" w:right="28"/>
              <w:rPr>
                <w:color w:val="auto"/>
                <w:sz w:val="17"/>
                <w:szCs w:val="17"/>
              </w:rPr>
            </w:pPr>
            <w:r w:rsidRPr="00BD5FDB">
              <w:rPr>
                <w:rStyle w:val="Other"/>
                <w:color w:val="auto"/>
                <w:sz w:val="17"/>
              </w:rPr>
              <w:t>Supplied if successful</w:t>
            </w:r>
          </w:p>
        </w:tc>
        <w:tc>
          <w:tcPr>
            <w:tcW w:w="2362" w:type="dxa"/>
            <w:tcBorders>
              <w:top w:val="single" w:sz="4" w:space="0" w:color="auto"/>
              <w:left w:val="single" w:sz="4" w:space="0" w:color="auto"/>
            </w:tcBorders>
          </w:tcPr>
          <w:p w14:paraId="536D91E3" w14:textId="77777777" w:rsidR="00895AB4" w:rsidRPr="00BD5FDB" w:rsidRDefault="000D4A1B" w:rsidP="00B26B24">
            <w:pPr>
              <w:pStyle w:val="Other0"/>
              <w:rPr>
                <w:rStyle w:val="Other"/>
                <w:rFonts w:ascii="Courier New" w:hAnsi="Courier New" w:cs="Courier New"/>
              </w:rPr>
            </w:pPr>
            <w:r w:rsidRPr="00BD5FDB">
              <w:rPr>
                <w:rStyle w:val="Other"/>
                <w:rFonts w:ascii="Courier New" w:hAnsi="Courier New"/>
                <w:color w:val="auto"/>
              </w:rPr>
              <w:t>"true”</w:t>
            </w:r>
          </w:p>
        </w:tc>
        <w:tc>
          <w:tcPr>
            <w:tcW w:w="48" w:type="dxa"/>
            <w:tcBorders>
              <w:left w:val="single" w:sz="4" w:space="0" w:color="auto"/>
              <w:right w:val="single" w:sz="4" w:space="0" w:color="auto"/>
            </w:tcBorders>
          </w:tcPr>
          <w:p w14:paraId="2D829499" w14:textId="77777777" w:rsidR="00895AB4" w:rsidRPr="00BD5FDB" w:rsidRDefault="00895AB4" w:rsidP="00B26B24">
            <w:pPr>
              <w:rPr>
                <w:color w:val="auto"/>
                <w:sz w:val="10"/>
                <w:szCs w:val="10"/>
                <w:lang w:val="fr-FR"/>
              </w:rPr>
            </w:pPr>
          </w:p>
        </w:tc>
      </w:tr>
      <w:tr w:rsidR="00B26B24" w:rsidRPr="00BD5FDB" w14:paraId="5FCE5F47" w14:textId="77777777" w:rsidTr="00B14430">
        <w:trPr>
          <w:trHeight w:val="408"/>
        </w:trPr>
        <w:tc>
          <w:tcPr>
            <w:tcW w:w="58" w:type="dxa"/>
            <w:tcBorders>
              <w:left w:val="single" w:sz="4" w:space="0" w:color="auto"/>
            </w:tcBorders>
          </w:tcPr>
          <w:p w14:paraId="5179CD8F" w14:textId="77777777" w:rsidR="00895AB4" w:rsidRPr="00BD5FDB" w:rsidRDefault="00895AB4" w:rsidP="00B26B24">
            <w:pPr>
              <w:rPr>
                <w:color w:val="auto"/>
                <w:sz w:val="10"/>
                <w:szCs w:val="10"/>
                <w:lang w:val="fr-FR"/>
              </w:rPr>
            </w:pPr>
          </w:p>
        </w:tc>
        <w:tc>
          <w:tcPr>
            <w:tcW w:w="1910" w:type="dxa"/>
            <w:tcBorders>
              <w:top w:val="single" w:sz="4" w:space="0" w:color="auto"/>
              <w:left w:val="single" w:sz="4" w:space="0" w:color="auto"/>
            </w:tcBorders>
          </w:tcPr>
          <w:p w14:paraId="48CFBD44" w14:textId="7E7B577B" w:rsidR="00895AB4" w:rsidRPr="00BD5FDB" w:rsidRDefault="000D4A1B" w:rsidP="00B26B24">
            <w:pPr>
              <w:pStyle w:val="Other0"/>
              <w:ind w:left="28" w:right="28"/>
              <w:rPr>
                <w:rStyle w:val="Other"/>
                <w:rFonts w:ascii="Courier New" w:hAnsi="Courier New" w:cs="Courier New"/>
              </w:rPr>
            </w:pPr>
            <w:r w:rsidRPr="00BD5FDB">
              <w:rPr>
                <w:rStyle w:val="Other"/>
                <w:rFonts w:ascii="Courier New" w:hAnsi="Courier New"/>
                <w:color w:val="auto"/>
                <w:lang w:val="fr-FR" w:eastAsia="de-DE" w:bidi="de-DE"/>
              </w:rPr>
              <w:t>EntityException</w:t>
            </w:r>
          </w:p>
        </w:tc>
        <w:tc>
          <w:tcPr>
            <w:tcW w:w="3115" w:type="dxa"/>
            <w:tcBorders>
              <w:top w:val="single" w:sz="4" w:space="0" w:color="auto"/>
              <w:left w:val="single" w:sz="4" w:space="0" w:color="auto"/>
            </w:tcBorders>
          </w:tcPr>
          <w:p w14:paraId="649CBD22" w14:textId="77777777" w:rsidR="00895AB4" w:rsidRPr="00BD5FDB" w:rsidRDefault="000D4A1B" w:rsidP="00B26B24">
            <w:pPr>
              <w:pStyle w:val="Other0"/>
              <w:ind w:left="28" w:right="28"/>
              <w:rPr>
                <w:color w:val="auto"/>
                <w:sz w:val="17"/>
                <w:szCs w:val="17"/>
              </w:rPr>
            </w:pPr>
            <w:r w:rsidRPr="00BD5FDB">
              <w:rPr>
                <w:rStyle w:val="Other"/>
                <w:color w:val="auto"/>
                <w:sz w:val="17"/>
              </w:rPr>
              <w:t>Certifies that the processing of the entity has been completed with errors</w:t>
            </w:r>
          </w:p>
        </w:tc>
        <w:tc>
          <w:tcPr>
            <w:tcW w:w="1195" w:type="dxa"/>
            <w:tcBorders>
              <w:top w:val="single" w:sz="4" w:space="0" w:color="auto"/>
              <w:left w:val="single" w:sz="4" w:space="0" w:color="auto"/>
            </w:tcBorders>
          </w:tcPr>
          <w:p w14:paraId="6C109C9D" w14:textId="77777777" w:rsidR="00895AB4" w:rsidRPr="00BD5FDB" w:rsidRDefault="000D4A1B" w:rsidP="00B26B24">
            <w:pPr>
              <w:pStyle w:val="Other0"/>
              <w:ind w:left="28" w:right="28"/>
              <w:rPr>
                <w:color w:val="auto"/>
                <w:sz w:val="17"/>
                <w:szCs w:val="17"/>
              </w:rPr>
            </w:pPr>
            <w:r w:rsidRPr="00BD5FDB">
              <w:rPr>
                <w:rStyle w:val="Other"/>
                <w:color w:val="auto"/>
                <w:sz w:val="17"/>
              </w:rPr>
              <w:t>Supplied if unsuccessful</w:t>
            </w:r>
          </w:p>
        </w:tc>
        <w:tc>
          <w:tcPr>
            <w:tcW w:w="2362" w:type="dxa"/>
            <w:tcBorders>
              <w:top w:val="single" w:sz="4" w:space="0" w:color="auto"/>
              <w:left w:val="single" w:sz="4" w:space="0" w:color="auto"/>
            </w:tcBorders>
          </w:tcPr>
          <w:p w14:paraId="54551604" w14:textId="77777777" w:rsidR="00895AB4" w:rsidRPr="00BD5FDB" w:rsidRDefault="000D4A1B" w:rsidP="00B26B24">
            <w:pPr>
              <w:pStyle w:val="Other0"/>
              <w:ind w:left="28" w:right="28"/>
              <w:rPr>
                <w:color w:val="auto"/>
                <w:sz w:val="17"/>
                <w:szCs w:val="17"/>
              </w:rPr>
            </w:pPr>
            <w:r w:rsidRPr="00BD5FDB">
              <w:rPr>
                <w:rStyle w:val="Other"/>
                <w:color w:val="auto"/>
                <w:sz w:val="17"/>
              </w:rPr>
              <w:t>see 1.4 below</w:t>
            </w:r>
          </w:p>
        </w:tc>
        <w:tc>
          <w:tcPr>
            <w:tcW w:w="48" w:type="dxa"/>
            <w:tcBorders>
              <w:left w:val="single" w:sz="4" w:space="0" w:color="auto"/>
              <w:right w:val="single" w:sz="4" w:space="0" w:color="auto"/>
            </w:tcBorders>
          </w:tcPr>
          <w:p w14:paraId="5F3A6F58" w14:textId="77777777" w:rsidR="00895AB4" w:rsidRPr="00BD5FDB" w:rsidRDefault="00895AB4" w:rsidP="00B26B24">
            <w:pPr>
              <w:rPr>
                <w:color w:val="auto"/>
                <w:sz w:val="10"/>
                <w:szCs w:val="10"/>
                <w:lang w:val="fr-FR"/>
              </w:rPr>
            </w:pPr>
          </w:p>
        </w:tc>
      </w:tr>
      <w:tr w:rsidR="00B26B24" w:rsidRPr="00BD5FDB" w14:paraId="2006F5DA" w14:textId="77777777" w:rsidTr="00B14430">
        <w:tc>
          <w:tcPr>
            <w:tcW w:w="58" w:type="dxa"/>
            <w:tcBorders>
              <w:left w:val="single" w:sz="4" w:space="0" w:color="auto"/>
              <w:bottom w:val="single" w:sz="4" w:space="0" w:color="auto"/>
            </w:tcBorders>
          </w:tcPr>
          <w:p w14:paraId="0B2A1E9B" w14:textId="77777777" w:rsidR="00895AB4" w:rsidRPr="00BD5FDB" w:rsidRDefault="00895AB4" w:rsidP="00B26B24">
            <w:pPr>
              <w:rPr>
                <w:color w:val="auto"/>
                <w:sz w:val="2"/>
                <w:szCs w:val="2"/>
                <w:lang w:val="fr-FR"/>
              </w:rPr>
            </w:pPr>
          </w:p>
        </w:tc>
        <w:tc>
          <w:tcPr>
            <w:tcW w:w="1910" w:type="dxa"/>
            <w:tcBorders>
              <w:top w:val="single" w:sz="4" w:space="0" w:color="auto"/>
              <w:bottom w:val="single" w:sz="4" w:space="0" w:color="auto"/>
            </w:tcBorders>
          </w:tcPr>
          <w:p w14:paraId="69E4E4CA" w14:textId="77777777" w:rsidR="00895AB4" w:rsidRPr="00BD5FDB" w:rsidRDefault="00895AB4" w:rsidP="00B26B24">
            <w:pPr>
              <w:rPr>
                <w:color w:val="auto"/>
                <w:sz w:val="2"/>
                <w:szCs w:val="2"/>
                <w:lang w:val="fr-FR"/>
              </w:rPr>
            </w:pPr>
          </w:p>
        </w:tc>
        <w:tc>
          <w:tcPr>
            <w:tcW w:w="3115" w:type="dxa"/>
            <w:tcBorders>
              <w:top w:val="single" w:sz="4" w:space="0" w:color="auto"/>
              <w:bottom w:val="single" w:sz="4" w:space="0" w:color="auto"/>
            </w:tcBorders>
          </w:tcPr>
          <w:p w14:paraId="0D2A1A56" w14:textId="77777777" w:rsidR="00895AB4" w:rsidRPr="00BD5FDB" w:rsidRDefault="00895AB4" w:rsidP="00B26B24">
            <w:pPr>
              <w:rPr>
                <w:color w:val="auto"/>
                <w:sz w:val="2"/>
                <w:szCs w:val="2"/>
                <w:lang w:val="fr-FR"/>
              </w:rPr>
            </w:pPr>
          </w:p>
        </w:tc>
        <w:tc>
          <w:tcPr>
            <w:tcW w:w="1195" w:type="dxa"/>
            <w:tcBorders>
              <w:top w:val="single" w:sz="4" w:space="0" w:color="auto"/>
              <w:bottom w:val="single" w:sz="4" w:space="0" w:color="auto"/>
            </w:tcBorders>
          </w:tcPr>
          <w:p w14:paraId="23411FDF" w14:textId="77777777" w:rsidR="00895AB4" w:rsidRPr="00BD5FDB" w:rsidRDefault="00895AB4" w:rsidP="00B26B24">
            <w:pPr>
              <w:rPr>
                <w:color w:val="auto"/>
                <w:sz w:val="2"/>
                <w:szCs w:val="2"/>
                <w:lang w:val="fr-FR"/>
              </w:rPr>
            </w:pPr>
          </w:p>
        </w:tc>
        <w:tc>
          <w:tcPr>
            <w:tcW w:w="2362" w:type="dxa"/>
            <w:tcBorders>
              <w:top w:val="single" w:sz="4" w:space="0" w:color="auto"/>
              <w:bottom w:val="single" w:sz="4" w:space="0" w:color="auto"/>
            </w:tcBorders>
          </w:tcPr>
          <w:p w14:paraId="1470848F" w14:textId="77777777" w:rsidR="00895AB4" w:rsidRPr="00BD5FDB" w:rsidRDefault="00895AB4" w:rsidP="00B26B24">
            <w:pPr>
              <w:rPr>
                <w:color w:val="auto"/>
                <w:sz w:val="2"/>
                <w:szCs w:val="2"/>
                <w:lang w:val="fr-FR"/>
              </w:rPr>
            </w:pPr>
          </w:p>
        </w:tc>
        <w:tc>
          <w:tcPr>
            <w:tcW w:w="48" w:type="dxa"/>
            <w:tcBorders>
              <w:bottom w:val="single" w:sz="4" w:space="0" w:color="auto"/>
              <w:right w:val="single" w:sz="4" w:space="0" w:color="auto"/>
            </w:tcBorders>
          </w:tcPr>
          <w:p w14:paraId="3B9A0D8F" w14:textId="77777777" w:rsidR="00895AB4" w:rsidRPr="00BD5FDB" w:rsidRDefault="00895AB4" w:rsidP="00B26B24">
            <w:pPr>
              <w:rPr>
                <w:color w:val="auto"/>
                <w:sz w:val="2"/>
                <w:szCs w:val="2"/>
                <w:lang w:val="fr-FR"/>
              </w:rPr>
            </w:pPr>
          </w:p>
        </w:tc>
      </w:tr>
    </w:tbl>
    <w:p w14:paraId="4B76E970" w14:textId="58496B63" w:rsidR="00895AB4" w:rsidRPr="00BD5FDB" w:rsidRDefault="009710C9" w:rsidP="00B26B24">
      <w:pPr>
        <w:pStyle w:val="Bodytext30"/>
        <w:tabs>
          <w:tab w:val="left" w:pos="430"/>
        </w:tabs>
        <w:spacing w:before="360" w:after="0"/>
      </w:pPr>
      <w:r w:rsidRPr="00BD5FDB">
        <w:t>1.4</w:t>
      </w:r>
      <w:r w:rsidRPr="00BD5FDB">
        <w:tab/>
      </w:r>
      <w:r w:rsidRPr="00BD5FDB">
        <w:rPr>
          <w:rStyle w:val="Bodytext3"/>
          <w:b/>
        </w:rPr>
        <w:t>THE EntityExceptionType TYPE</w:t>
      </w:r>
      <w:r w:rsidRPr="00BD5FDB">
        <w:br w:type="page"/>
      </w:r>
    </w:p>
    <w:p w14:paraId="2BE651F1" w14:textId="77777777" w:rsidR="00895AB4" w:rsidRPr="00BD5FDB" w:rsidRDefault="000D4A1B" w:rsidP="009710C9">
      <w:pPr>
        <w:jc w:val="center"/>
        <w:rPr>
          <w:sz w:val="2"/>
          <w:szCs w:val="2"/>
        </w:rPr>
      </w:pPr>
      <w:r w:rsidRPr="00BD5FDB">
        <w:rPr>
          <w:noProof/>
        </w:rPr>
        <w:lastRenderedPageBreak/>
        <w:drawing>
          <wp:inline distT="0" distB="0" distL="0" distR="0" wp14:anchorId="6BB98FE2" wp14:editId="48D1BE3C">
            <wp:extent cx="4060190" cy="3185160"/>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stretch/>
                  </pic:blipFill>
                  <pic:spPr>
                    <a:xfrm>
                      <a:off x="0" y="0"/>
                      <a:ext cx="4060190" cy="3185160"/>
                    </a:xfrm>
                    <a:prstGeom prst="rect">
                      <a:avLst/>
                    </a:prstGeom>
                  </pic:spPr>
                </pic:pic>
              </a:graphicData>
            </a:graphic>
          </wp:inline>
        </w:drawing>
      </w:r>
    </w:p>
    <w:p w14:paraId="3DE265BD" w14:textId="616DFB39" w:rsidR="00895AB4" w:rsidRPr="00BD5FDB" w:rsidRDefault="000D4A1B" w:rsidP="009F3A5A">
      <w:pPr>
        <w:pStyle w:val="Picturecaption0"/>
        <w:spacing w:after="360"/>
        <w:jc w:val="center"/>
        <w:rPr>
          <w:sz w:val="18"/>
          <w:szCs w:val="18"/>
        </w:rPr>
      </w:pPr>
      <w:r w:rsidRPr="00BD5FDB">
        <w:rPr>
          <w:rStyle w:val="Picturecaption"/>
          <w:b/>
          <w:color w:val="150E4E"/>
          <w:sz w:val="18"/>
        </w:rPr>
        <w:t xml:space="preserve">Figure </w:t>
      </w:r>
      <w:r w:rsidRPr="00BD5FDB">
        <w:rPr>
          <w:rStyle w:val="Picturecaption"/>
          <w:b/>
          <w:sz w:val="18"/>
        </w:rPr>
        <w:t>4:</w:t>
      </w:r>
      <w:r w:rsidRPr="00BD5FDB">
        <w:rPr>
          <w:rStyle w:val="Picturecaption"/>
          <w:b/>
          <w:color w:val="150E4E"/>
          <w:sz w:val="18"/>
        </w:rPr>
        <w:t xml:space="preserve"> </w:t>
      </w:r>
      <w:r w:rsidRPr="00BD5FDB">
        <w:rPr>
          <w:rStyle w:val="Picturecaption"/>
          <w:b/>
          <w:sz w:val="18"/>
        </w:rPr>
        <w:t xml:space="preserve">The </w:t>
      </w:r>
      <w:r w:rsidRPr="00BD5FDB">
        <w:rPr>
          <w:rStyle w:val="Picturecaption"/>
          <w:rFonts w:ascii="Courier New" w:hAnsi="Courier New"/>
          <w:b/>
          <w:sz w:val="18"/>
        </w:rPr>
        <w:t xml:space="preserve">EntityExceptionType </w:t>
      </w:r>
      <w:r w:rsidRPr="00BD5FDB">
        <w:rPr>
          <w:rStyle w:val="Picturecaption"/>
          <w:b/>
          <w:sz w:val="18"/>
        </w:rPr>
        <w:t>type</w:t>
      </w:r>
    </w:p>
    <w:tbl>
      <w:tblPr>
        <w:tblOverlap w:val="never"/>
        <w:tblW w:w="0" w:type="auto"/>
        <w:tblLayout w:type="fixed"/>
        <w:tblCellMar>
          <w:left w:w="57" w:type="dxa"/>
          <w:right w:w="57" w:type="dxa"/>
        </w:tblCellMar>
        <w:tblLook w:val="0000" w:firstRow="0" w:lastRow="0" w:firstColumn="0" w:lastColumn="0" w:noHBand="0" w:noVBand="0"/>
      </w:tblPr>
      <w:tblGrid>
        <w:gridCol w:w="2557"/>
        <w:gridCol w:w="1340"/>
        <w:gridCol w:w="1320"/>
        <w:gridCol w:w="3336"/>
      </w:tblGrid>
      <w:tr w:rsidR="009F3A5A" w:rsidRPr="00BD5FDB" w14:paraId="47976E3A" w14:textId="77777777" w:rsidTr="007D2D49">
        <w:trPr>
          <w:trHeight w:val="533"/>
        </w:trPr>
        <w:tc>
          <w:tcPr>
            <w:tcW w:w="2557" w:type="dxa"/>
            <w:tcBorders>
              <w:top w:val="single" w:sz="4" w:space="0" w:color="auto"/>
              <w:left w:val="single" w:sz="4" w:space="0" w:color="auto"/>
            </w:tcBorders>
          </w:tcPr>
          <w:p w14:paraId="2C42A56C" w14:textId="77777777" w:rsidR="00895AB4" w:rsidRPr="00BD5FDB" w:rsidRDefault="000D4A1B" w:rsidP="009F3A5A">
            <w:pPr>
              <w:pStyle w:val="Other0"/>
              <w:rPr>
                <w:color w:val="auto"/>
                <w:sz w:val="17"/>
                <w:szCs w:val="17"/>
              </w:rPr>
            </w:pPr>
            <w:r w:rsidRPr="00BD5FDB">
              <w:rPr>
                <w:rStyle w:val="Other"/>
                <w:b/>
                <w:i/>
                <w:color w:val="auto"/>
                <w:sz w:val="17"/>
              </w:rPr>
              <w:t>Element</w:t>
            </w:r>
          </w:p>
        </w:tc>
        <w:tc>
          <w:tcPr>
            <w:tcW w:w="1340" w:type="dxa"/>
            <w:tcBorders>
              <w:top w:val="single" w:sz="4" w:space="0" w:color="auto"/>
              <w:left w:val="single" w:sz="4" w:space="0" w:color="auto"/>
            </w:tcBorders>
          </w:tcPr>
          <w:p w14:paraId="13D0F535" w14:textId="77777777" w:rsidR="00895AB4" w:rsidRPr="00BD5FDB" w:rsidRDefault="000D4A1B" w:rsidP="009F3A5A">
            <w:pPr>
              <w:pStyle w:val="Other0"/>
              <w:rPr>
                <w:color w:val="auto"/>
                <w:sz w:val="17"/>
                <w:szCs w:val="17"/>
              </w:rPr>
            </w:pPr>
            <w:r w:rsidRPr="00BD5FDB">
              <w:rPr>
                <w:rStyle w:val="Other"/>
                <w:b/>
                <w:i/>
                <w:color w:val="auto"/>
                <w:sz w:val="17"/>
              </w:rPr>
              <w:t>Description</w:t>
            </w:r>
          </w:p>
        </w:tc>
        <w:tc>
          <w:tcPr>
            <w:tcW w:w="1320" w:type="dxa"/>
            <w:tcBorders>
              <w:top w:val="single" w:sz="4" w:space="0" w:color="auto"/>
              <w:left w:val="single" w:sz="4" w:space="0" w:color="auto"/>
            </w:tcBorders>
          </w:tcPr>
          <w:p w14:paraId="20D509E7" w14:textId="3699074C" w:rsidR="00895AB4" w:rsidRPr="00BD5FDB" w:rsidRDefault="000D4A1B" w:rsidP="009F3A5A">
            <w:pPr>
              <w:pStyle w:val="Other0"/>
              <w:rPr>
                <w:color w:val="auto"/>
                <w:sz w:val="17"/>
                <w:szCs w:val="17"/>
              </w:rPr>
            </w:pPr>
            <w:r w:rsidRPr="00BD5FDB">
              <w:rPr>
                <w:rStyle w:val="Other"/>
                <w:b/>
                <w:i/>
                <w:color w:val="auto"/>
                <w:sz w:val="17"/>
              </w:rPr>
              <w:t>ADEP processing</w:t>
            </w:r>
          </w:p>
        </w:tc>
        <w:tc>
          <w:tcPr>
            <w:tcW w:w="3336" w:type="dxa"/>
            <w:tcBorders>
              <w:top w:val="single" w:sz="4" w:space="0" w:color="auto"/>
              <w:left w:val="single" w:sz="4" w:space="0" w:color="auto"/>
              <w:right w:val="single" w:sz="4" w:space="0" w:color="auto"/>
            </w:tcBorders>
          </w:tcPr>
          <w:p w14:paraId="27E998CB" w14:textId="77777777" w:rsidR="00895AB4" w:rsidRPr="00BD5FDB" w:rsidRDefault="000D4A1B" w:rsidP="009F3A5A">
            <w:pPr>
              <w:pStyle w:val="Other0"/>
              <w:rPr>
                <w:color w:val="auto"/>
                <w:sz w:val="17"/>
                <w:szCs w:val="17"/>
              </w:rPr>
            </w:pPr>
            <w:r w:rsidRPr="00BD5FDB">
              <w:rPr>
                <w:rStyle w:val="Other"/>
                <w:b/>
                <w:i/>
                <w:color w:val="auto"/>
                <w:sz w:val="17"/>
              </w:rPr>
              <w:t>Format</w:t>
            </w:r>
          </w:p>
        </w:tc>
      </w:tr>
      <w:tr w:rsidR="009F3A5A" w:rsidRPr="00BD5FDB" w14:paraId="5CE5CD33" w14:textId="77777777" w:rsidTr="007D2D49">
        <w:trPr>
          <w:trHeight w:val="204"/>
        </w:trPr>
        <w:tc>
          <w:tcPr>
            <w:tcW w:w="2557" w:type="dxa"/>
            <w:tcBorders>
              <w:top w:val="single" w:sz="4" w:space="0" w:color="auto"/>
              <w:left w:val="single" w:sz="4" w:space="0" w:color="auto"/>
            </w:tcBorders>
            <w:shd w:val="clear" w:color="auto" w:fill="BFBFBF" w:themeFill="background1" w:themeFillShade="BF"/>
          </w:tcPr>
          <w:p w14:paraId="176C6FAE" w14:textId="77777777"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EntityXMLFragment</w:t>
            </w:r>
          </w:p>
        </w:tc>
        <w:tc>
          <w:tcPr>
            <w:tcW w:w="1340" w:type="dxa"/>
            <w:tcBorders>
              <w:top w:val="single" w:sz="4" w:space="0" w:color="auto"/>
              <w:left w:val="single" w:sz="4" w:space="0" w:color="auto"/>
            </w:tcBorders>
            <w:shd w:val="clear" w:color="auto" w:fill="BFBFBF" w:themeFill="background1" w:themeFillShade="BF"/>
          </w:tcPr>
          <w:p w14:paraId="36051A10" w14:textId="77777777" w:rsidR="00895AB4" w:rsidRPr="00BD5FDB" w:rsidRDefault="00895AB4" w:rsidP="009F3A5A">
            <w:pPr>
              <w:rPr>
                <w:color w:val="auto"/>
                <w:sz w:val="10"/>
                <w:szCs w:val="10"/>
                <w:lang w:val="fr-FR"/>
              </w:rPr>
            </w:pPr>
          </w:p>
        </w:tc>
        <w:tc>
          <w:tcPr>
            <w:tcW w:w="1320" w:type="dxa"/>
            <w:tcBorders>
              <w:top w:val="single" w:sz="4" w:space="0" w:color="auto"/>
              <w:left w:val="single" w:sz="4" w:space="0" w:color="auto"/>
            </w:tcBorders>
            <w:shd w:val="clear" w:color="auto" w:fill="BFBFBF" w:themeFill="background1" w:themeFillShade="BF"/>
          </w:tcPr>
          <w:p w14:paraId="7CC5A5F6" w14:textId="1AC5152D" w:rsidR="00895AB4" w:rsidRPr="00BD5FDB" w:rsidRDefault="006F7B35" w:rsidP="009F3A5A">
            <w:pPr>
              <w:pStyle w:val="Other0"/>
              <w:rPr>
                <w:color w:val="auto"/>
                <w:sz w:val="17"/>
                <w:szCs w:val="17"/>
              </w:rPr>
            </w:pPr>
            <w:r>
              <w:rPr>
                <w:rStyle w:val="Other"/>
                <w:color w:val="auto"/>
                <w:sz w:val="17"/>
              </w:rPr>
              <w:t>Ignored</w:t>
            </w:r>
          </w:p>
        </w:tc>
        <w:tc>
          <w:tcPr>
            <w:tcW w:w="3336" w:type="dxa"/>
            <w:tcBorders>
              <w:top w:val="single" w:sz="4" w:space="0" w:color="auto"/>
              <w:left w:val="single" w:sz="4" w:space="0" w:color="auto"/>
              <w:right w:val="single" w:sz="4" w:space="0" w:color="auto"/>
            </w:tcBorders>
            <w:shd w:val="clear" w:color="auto" w:fill="BFBFBF" w:themeFill="background1" w:themeFillShade="BF"/>
          </w:tcPr>
          <w:p w14:paraId="457CB984" w14:textId="77777777" w:rsidR="00895AB4" w:rsidRPr="00BD5FDB" w:rsidRDefault="00895AB4" w:rsidP="009F3A5A">
            <w:pPr>
              <w:rPr>
                <w:color w:val="auto"/>
                <w:sz w:val="10"/>
                <w:szCs w:val="10"/>
                <w:lang w:val="fr-FR"/>
              </w:rPr>
            </w:pPr>
          </w:p>
        </w:tc>
      </w:tr>
      <w:tr w:rsidR="009F3A5A" w:rsidRPr="00BD5FDB" w14:paraId="6BFFD8CD" w14:textId="77777777" w:rsidTr="007D2D49">
        <w:trPr>
          <w:trHeight w:val="420"/>
        </w:trPr>
        <w:tc>
          <w:tcPr>
            <w:tcW w:w="2557" w:type="dxa"/>
            <w:tcBorders>
              <w:top w:val="single" w:sz="4" w:space="0" w:color="auto"/>
              <w:left w:val="single" w:sz="4" w:space="0" w:color="auto"/>
            </w:tcBorders>
          </w:tcPr>
          <w:p w14:paraId="76FE0BF8" w14:textId="77777777"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Exception</w:t>
            </w:r>
          </w:p>
        </w:tc>
        <w:tc>
          <w:tcPr>
            <w:tcW w:w="1340" w:type="dxa"/>
            <w:tcBorders>
              <w:top w:val="single" w:sz="4" w:space="0" w:color="auto"/>
              <w:left w:val="single" w:sz="4" w:space="0" w:color="auto"/>
            </w:tcBorders>
          </w:tcPr>
          <w:p w14:paraId="0B1E1F42" w14:textId="77777777" w:rsidR="00895AB4" w:rsidRPr="00BD5FDB" w:rsidRDefault="000D4A1B" w:rsidP="009F3A5A">
            <w:pPr>
              <w:pStyle w:val="Other0"/>
              <w:rPr>
                <w:color w:val="auto"/>
                <w:sz w:val="17"/>
                <w:szCs w:val="17"/>
              </w:rPr>
            </w:pPr>
            <w:r w:rsidRPr="00BD5FDB">
              <w:rPr>
                <w:rStyle w:val="Other"/>
                <w:color w:val="auto"/>
                <w:sz w:val="17"/>
              </w:rPr>
              <w:t>Errors encountered</w:t>
            </w:r>
          </w:p>
        </w:tc>
        <w:tc>
          <w:tcPr>
            <w:tcW w:w="1320" w:type="dxa"/>
            <w:tcBorders>
              <w:top w:val="single" w:sz="4" w:space="0" w:color="auto"/>
              <w:left w:val="single" w:sz="4" w:space="0" w:color="auto"/>
            </w:tcBorders>
          </w:tcPr>
          <w:p w14:paraId="1DA1EBB0" w14:textId="77777777" w:rsidR="00895AB4" w:rsidRPr="00BD5FDB" w:rsidRDefault="000D4A1B" w:rsidP="009F3A5A">
            <w:pPr>
              <w:pStyle w:val="Other0"/>
              <w:rPr>
                <w:color w:val="auto"/>
                <w:sz w:val="17"/>
                <w:szCs w:val="17"/>
              </w:rPr>
            </w:pPr>
            <w:r w:rsidRPr="00BD5FDB">
              <w:rPr>
                <w:rStyle w:val="Other"/>
                <w:color w:val="auto"/>
                <w:sz w:val="17"/>
              </w:rPr>
              <w:t>Supplied</w:t>
            </w:r>
          </w:p>
        </w:tc>
        <w:tc>
          <w:tcPr>
            <w:tcW w:w="3336" w:type="dxa"/>
            <w:tcBorders>
              <w:top w:val="single" w:sz="4" w:space="0" w:color="auto"/>
              <w:left w:val="single" w:sz="4" w:space="0" w:color="auto"/>
              <w:right w:val="single" w:sz="4" w:space="0" w:color="auto"/>
            </w:tcBorders>
          </w:tcPr>
          <w:p w14:paraId="67DB8811" w14:textId="77777777" w:rsidR="00895AB4" w:rsidRPr="00BD5FDB" w:rsidRDefault="00895AB4" w:rsidP="009F3A5A">
            <w:pPr>
              <w:rPr>
                <w:color w:val="auto"/>
                <w:sz w:val="10"/>
                <w:szCs w:val="10"/>
                <w:lang w:val="fr-FR"/>
              </w:rPr>
            </w:pPr>
          </w:p>
        </w:tc>
      </w:tr>
      <w:tr w:rsidR="009F3A5A" w:rsidRPr="00BD5FDB" w14:paraId="7F4EE1A3" w14:textId="77777777" w:rsidTr="007D2D49">
        <w:trPr>
          <w:trHeight w:val="414"/>
        </w:trPr>
        <w:tc>
          <w:tcPr>
            <w:tcW w:w="2557" w:type="dxa"/>
            <w:tcBorders>
              <w:top w:val="single" w:sz="4" w:space="0" w:color="auto"/>
              <w:left w:val="single" w:sz="4" w:space="0" w:color="auto"/>
            </w:tcBorders>
          </w:tcPr>
          <w:p w14:paraId="512D2E80" w14:textId="476718B3"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ExceptionIdentifier</w:t>
            </w:r>
          </w:p>
        </w:tc>
        <w:tc>
          <w:tcPr>
            <w:tcW w:w="1340" w:type="dxa"/>
            <w:tcBorders>
              <w:top w:val="single" w:sz="4" w:space="0" w:color="auto"/>
              <w:left w:val="single" w:sz="4" w:space="0" w:color="auto"/>
            </w:tcBorders>
          </w:tcPr>
          <w:p w14:paraId="4D5DD26B" w14:textId="77777777" w:rsidR="00895AB4" w:rsidRPr="00BD5FDB" w:rsidRDefault="000D4A1B" w:rsidP="009F3A5A">
            <w:pPr>
              <w:pStyle w:val="Other0"/>
              <w:rPr>
                <w:color w:val="auto"/>
                <w:sz w:val="17"/>
                <w:szCs w:val="17"/>
              </w:rPr>
            </w:pPr>
            <w:r w:rsidRPr="00BD5FDB">
              <w:rPr>
                <w:rStyle w:val="Other"/>
                <w:color w:val="auto"/>
                <w:sz w:val="17"/>
              </w:rPr>
              <w:t>Error number</w:t>
            </w:r>
          </w:p>
        </w:tc>
        <w:tc>
          <w:tcPr>
            <w:tcW w:w="1320" w:type="dxa"/>
            <w:tcBorders>
              <w:top w:val="single" w:sz="4" w:space="0" w:color="auto"/>
              <w:left w:val="single" w:sz="4" w:space="0" w:color="auto"/>
            </w:tcBorders>
          </w:tcPr>
          <w:p w14:paraId="235E3E9F" w14:textId="77777777" w:rsidR="00895AB4" w:rsidRPr="00BD5FDB" w:rsidRDefault="000D4A1B" w:rsidP="009F3A5A">
            <w:pPr>
              <w:pStyle w:val="Other0"/>
              <w:rPr>
                <w:color w:val="auto"/>
                <w:sz w:val="17"/>
                <w:szCs w:val="17"/>
              </w:rPr>
            </w:pPr>
            <w:r w:rsidRPr="00BD5FDB">
              <w:rPr>
                <w:rStyle w:val="Other"/>
                <w:color w:val="auto"/>
                <w:sz w:val="17"/>
              </w:rPr>
              <w:t>Supplied</w:t>
            </w:r>
          </w:p>
        </w:tc>
        <w:tc>
          <w:tcPr>
            <w:tcW w:w="3336" w:type="dxa"/>
            <w:tcBorders>
              <w:top w:val="single" w:sz="4" w:space="0" w:color="auto"/>
              <w:left w:val="single" w:sz="4" w:space="0" w:color="auto"/>
              <w:right w:val="single" w:sz="4" w:space="0" w:color="auto"/>
            </w:tcBorders>
          </w:tcPr>
          <w:p w14:paraId="719514E1" w14:textId="77777777" w:rsidR="00895AB4" w:rsidRPr="00BD5FDB" w:rsidRDefault="000D4A1B" w:rsidP="009F3A5A">
            <w:pPr>
              <w:pStyle w:val="Other0"/>
              <w:rPr>
                <w:color w:val="auto"/>
                <w:sz w:val="17"/>
                <w:szCs w:val="17"/>
              </w:rPr>
            </w:pPr>
            <w:r w:rsidRPr="00BD5FDB">
              <w:rPr>
                <w:rStyle w:val="Other"/>
                <w:color w:val="auto"/>
                <w:sz w:val="17"/>
              </w:rPr>
              <w:t>Whole, see Ill below</w:t>
            </w:r>
          </w:p>
        </w:tc>
      </w:tr>
      <w:tr w:rsidR="009F3A5A" w:rsidRPr="00BD5FDB" w14:paraId="6864C33C" w14:textId="77777777" w:rsidTr="007D2D49">
        <w:trPr>
          <w:trHeight w:val="420"/>
        </w:trPr>
        <w:tc>
          <w:tcPr>
            <w:tcW w:w="2557" w:type="dxa"/>
            <w:tcBorders>
              <w:top w:val="single" w:sz="4" w:space="0" w:color="auto"/>
              <w:left w:val="single" w:sz="4" w:space="0" w:color="auto"/>
            </w:tcBorders>
          </w:tcPr>
          <w:p w14:paraId="10332B9F" w14:textId="6F67F13A"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ExceptionSeverity</w:t>
            </w:r>
          </w:p>
        </w:tc>
        <w:tc>
          <w:tcPr>
            <w:tcW w:w="1340" w:type="dxa"/>
            <w:tcBorders>
              <w:top w:val="single" w:sz="4" w:space="0" w:color="auto"/>
              <w:left w:val="single" w:sz="4" w:space="0" w:color="auto"/>
            </w:tcBorders>
          </w:tcPr>
          <w:p w14:paraId="161D1A8D" w14:textId="77777777" w:rsidR="00895AB4" w:rsidRPr="00BD5FDB" w:rsidRDefault="000D4A1B" w:rsidP="009F3A5A">
            <w:pPr>
              <w:pStyle w:val="Other0"/>
              <w:rPr>
                <w:color w:val="auto"/>
                <w:sz w:val="17"/>
                <w:szCs w:val="17"/>
              </w:rPr>
            </w:pPr>
            <w:r w:rsidRPr="00BD5FDB">
              <w:rPr>
                <w:rStyle w:val="Other"/>
                <w:color w:val="auto"/>
                <w:sz w:val="17"/>
              </w:rPr>
              <w:t>Severity of error</w:t>
            </w:r>
          </w:p>
        </w:tc>
        <w:tc>
          <w:tcPr>
            <w:tcW w:w="1320" w:type="dxa"/>
            <w:tcBorders>
              <w:top w:val="single" w:sz="4" w:space="0" w:color="auto"/>
              <w:left w:val="single" w:sz="4" w:space="0" w:color="auto"/>
            </w:tcBorders>
          </w:tcPr>
          <w:p w14:paraId="75905801" w14:textId="77777777" w:rsidR="00895AB4" w:rsidRPr="00BD5FDB" w:rsidRDefault="000D4A1B" w:rsidP="009F3A5A">
            <w:pPr>
              <w:pStyle w:val="Other0"/>
              <w:rPr>
                <w:color w:val="auto"/>
                <w:sz w:val="17"/>
                <w:szCs w:val="17"/>
              </w:rPr>
            </w:pPr>
            <w:r w:rsidRPr="00BD5FDB">
              <w:rPr>
                <w:rStyle w:val="Other"/>
                <w:color w:val="auto"/>
                <w:sz w:val="17"/>
              </w:rPr>
              <w:t>Supplied</w:t>
            </w:r>
          </w:p>
        </w:tc>
        <w:tc>
          <w:tcPr>
            <w:tcW w:w="3336" w:type="dxa"/>
            <w:tcBorders>
              <w:top w:val="single" w:sz="4" w:space="0" w:color="auto"/>
              <w:left w:val="single" w:sz="4" w:space="0" w:color="auto"/>
              <w:right w:val="single" w:sz="4" w:space="0" w:color="auto"/>
            </w:tcBorders>
          </w:tcPr>
          <w:p w14:paraId="3D8D14D3" w14:textId="0C0A4983" w:rsidR="00895AB4" w:rsidRPr="00BD5FDB" w:rsidRDefault="009F3A5A" w:rsidP="009F3A5A">
            <w:pPr>
              <w:pStyle w:val="Other0"/>
              <w:rPr>
                <w:color w:val="auto"/>
                <w:sz w:val="17"/>
                <w:szCs w:val="17"/>
              </w:rPr>
            </w:pPr>
            <w:r w:rsidRPr="00BD5FDB">
              <w:rPr>
                <w:rStyle w:val="Other"/>
                <w:color w:val="auto"/>
                <w:sz w:val="17"/>
              </w:rPr>
              <w:t>“</w:t>
            </w:r>
            <w:r w:rsidRPr="00BD5FDB">
              <w:rPr>
                <w:rStyle w:val="Other"/>
                <w:rFonts w:ascii="Courier New" w:hAnsi="Courier New"/>
                <w:color w:val="auto"/>
                <w:sz w:val="17"/>
              </w:rPr>
              <w:t>warning”</w:t>
            </w:r>
            <w:r w:rsidRPr="00BD5FDB">
              <w:rPr>
                <w:rStyle w:val="Other"/>
                <w:color w:val="auto"/>
                <w:sz w:val="17"/>
              </w:rPr>
              <w:t xml:space="preserve">, </w:t>
            </w:r>
            <w:r w:rsidRPr="00BD5FDB">
              <w:rPr>
                <w:rStyle w:val="Other"/>
                <w:rFonts w:ascii="Courier New" w:hAnsi="Courier New"/>
                <w:color w:val="auto"/>
                <w:sz w:val="17"/>
              </w:rPr>
              <w:t>“Error”</w:t>
            </w:r>
            <w:r w:rsidRPr="00BD5FDB">
              <w:rPr>
                <w:rStyle w:val="Other"/>
                <w:color w:val="auto"/>
                <w:sz w:val="17"/>
              </w:rPr>
              <w:t xml:space="preserve"> or </w:t>
            </w:r>
            <w:r w:rsidRPr="00BD5FDB">
              <w:rPr>
                <w:rStyle w:val="Other"/>
                <w:rFonts w:ascii="Courier New" w:hAnsi="Courier New"/>
                <w:color w:val="auto"/>
                <w:sz w:val="17"/>
              </w:rPr>
              <w:t>“Fatal</w:t>
            </w:r>
            <w:r w:rsidRPr="00BD5FDB">
              <w:rPr>
                <w:rStyle w:val="Other"/>
                <w:color w:val="auto"/>
                <w:sz w:val="17"/>
              </w:rPr>
              <w:t>”</w:t>
            </w:r>
          </w:p>
        </w:tc>
      </w:tr>
      <w:tr w:rsidR="009F3A5A" w:rsidRPr="00BD5FDB" w14:paraId="7AE8ED1F" w14:textId="77777777" w:rsidTr="007D2D49">
        <w:trPr>
          <w:trHeight w:val="403"/>
        </w:trPr>
        <w:tc>
          <w:tcPr>
            <w:tcW w:w="2557" w:type="dxa"/>
            <w:tcBorders>
              <w:top w:val="single" w:sz="4" w:space="0" w:color="auto"/>
              <w:left w:val="single" w:sz="4" w:space="0" w:color="auto"/>
            </w:tcBorders>
          </w:tcPr>
          <w:p w14:paraId="7CA2B3CD" w14:textId="02568DAE"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ExceptionMessage</w:t>
            </w:r>
          </w:p>
        </w:tc>
        <w:tc>
          <w:tcPr>
            <w:tcW w:w="1340" w:type="dxa"/>
            <w:tcBorders>
              <w:top w:val="single" w:sz="4" w:space="0" w:color="auto"/>
              <w:left w:val="single" w:sz="4" w:space="0" w:color="auto"/>
            </w:tcBorders>
          </w:tcPr>
          <w:p w14:paraId="08D8CBF8" w14:textId="77777777" w:rsidR="00895AB4" w:rsidRPr="00BD5FDB" w:rsidRDefault="000D4A1B" w:rsidP="009F3A5A">
            <w:pPr>
              <w:pStyle w:val="Other0"/>
              <w:rPr>
                <w:color w:val="auto"/>
                <w:sz w:val="17"/>
                <w:szCs w:val="17"/>
              </w:rPr>
            </w:pPr>
            <w:r w:rsidRPr="00BD5FDB">
              <w:rPr>
                <w:rStyle w:val="Other"/>
                <w:color w:val="auto"/>
                <w:sz w:val="17"/>
              </w:rPr>
              <w:t>Error wording</w:t>
            </w:r>
          </w:p>
        </w:tc>
        <w:tc>
          <w:tcPr>
            <w:tcW w:w="1320" w:type="dxa"/>
            <w:tcBorders>
              <w:top w:val="single" w:sz="4" w:space="0" w:color="auto"/>
              <w:left w:val="single" w:sz="4" w:space="0" w:color="auto"/>
            </w:tcBorders>
          </w:tcPr>
          <w:p w14:paraId="00158C64" w14:textId="77777777" w:rsidR="00895AB4" w:rsidRPr="00BD5FDB" w:rsidRDefault="000D4A1B" w:rsidP="009F3A5A">
            <w:pPr>
              <w:pStyle w:val="Other0"/>
              <w:rPr>
                <w:color w:val="auto"/>
                <w:sz w:val="17"/>
                <w:szCs w:val="17"/>
              </w:rPr>
            </w:pPr>
            <w:r w:rsidRPr="00BD5FDB">
              <w:rPr>
                <w:rStyle w:val="Other"/>
                <w:color w:val="auto"/>
                <w:sz w:val="17"/>
              </w:rPr>
              <w:t>Supplied</w:t>
            </w:r>
          </w:p>
        </w:tc>
        <w:tc>
          <w:tcPr>
            <w:tcW w:w="3336" w:type="dxa"/>
            <w:tcBorders>
              <w:top w:val="single" w:sz="4" w:space="0" w:color="auto"/>
              <w:left w:val="single" w:sz="4" w:space="0" w:color="auto"/>
              <w:right w:val="single" w:sz="4" w:space="0" w:color="auto"/>
            </w:tcBorders>
          </w:tcPr>
          <w:p w14:paraId="55B77AA5" w14:textId="77777777" w:rsidR="00895AB4" w:rsidRPr="00BD5FDB" w:rsidRDefault="000D4A1B" w:rsidP="009F3A5A">
            <w:pPr>
              <w:pStyle w:val="Other0"/>
              <w:rPr>
                <w:color w:val="auto"/>
                <w:sz w:val="17"/>
                <w:szCs w:val="17"/>
              </w:rPr>
            </w:pPr>
            <w:r w:rsidRPr="00BD5FDB">
              <w:rPr>
                <w:rStyle w:val="Other"/>
                <w:color w:val="auto"/>
                <w:sz w:val="17"/>
              </w:rPr>
              <w:t>Character string see Ill below</w:t>
            </w:r>
          </w:p>
        </w:tc>
      </w:tr>
      <w:tr w:rsidR="009F3A5A" w:rsidRPr="00BD5FDB" w14:paraId="19BEE98F" w14:textId="77777777" w:rsidTr="007D2D49">
        <w:trPr>
          <w:trHeight w:val="216"/>
        </w:trPr>
        <w:tc>
          <w:tcPr>
            <w:tcW w:w="2557" w:type="dxa"/>
            <w:tcBorders>
              <w:top w:val="single" w:sz="4" w:space="0" w:color="auto"/>
              <w:left w:val="single" w:sz="4" w:space="0" w:color="auto"/>
            </w:tcBorders>
            <w:shd w:val="clear" w:color="auto" w:fill="BFBFBF" w:themeFill="background1" w:themeFillShade="BF"/>
          </w:tcPr>
          <w:p w14:paraId="54DDBC4A" w14:textId="77777777"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ExceptionScopeSchemaXPath</w:t>
            </w:r>
          </w:p>
        </w:tc>
        <w:tc>
          <w:tcPr>
            <w:tcW w:w="1340" w:type="dxa"/>
            <w:tcBorders>
              <w:top w:val="single" w:sz="4" w:space="0" w:color="auto"/>
              <w:left w:val="single" w:sz="4" w:space="0" w:color="auto"/>
            </w:tcBorders>
            <w:shd w:val="clear" w:color="auto" w:fill="BFBFBF" w:themeFill="background1" w:themeFillShade="BF"/>
          </w:tcPr>
          <w:p w14:paraId="598D50CD" w14:textId="77777777" w:rsidR="00895AB4" w:rsidRPr="00BD5FDB" w:rsidRDefault="00895AB4" w:rsidP="009F3A5A">
            <w:pPr>
              <w:rPr>
                <w:color w:val="auto"/>
                <w:sz w:val="10"/>
                <w:szCs w:val="10"/>
                <w:lang w:val="fr-FR"/>
              </w:rPr>
            </w:pPr>
          </w:p>
        </w:tc>
        <w:tc>
          <w:tcPr>
            <w:tcW w:w="1320" w:type="dxa"/>
            <w:tcBorders>
              <w:top w:val="single" w:sz="4" w:space="0" w:color="auto"/>
              <w:left w:val="single" w:sz="4" w:space="0" w:color="auto"/>
            </w:tcBorders>
            <w:shd w:val="clear" w:color="auto" w:fill="BFBFBF" w:themeFill="background1" w:themeFillShade="BF"/>
          </w:tcPr>
          <w:p w14:paraId="1D61B439" w14:textId="15CA2C14" w:rsidR="00895AB4" w:rsidRPr="00BD5FDB" w:rsidRDefault="006F7B35" w:rsidP="009F3A5A">
            <w:pPr>
              <w:pStyle w:val="Other0"/>
              <w:rPr>
                <w:color w:val="auto"/>
                <w:sz w:val="17"/>
                <w:szCs w:val="17"/>
              </w:rPr>
            </w:pPr>
            <w:r>
              <w:rPr>
                <w:rStyle w:val="Other"/>
                <w:color w:val="auto"/>
                <w:sz w:val="17"/>
              </w:rPr>
              <w:t>Ignored</w:t>
            </w:r>
          </w:p>
        </w:tc>
        <w:tc>
          <w:tcPr>
            <w:tcW w:w="3336" w:type="dxa"/>
            <w:tcBorders>
              <w:top w:val="single" w:sz="4" w:space="0" w:color="auto"/>
              <w:left w:val="single" w:sz="4" w:space="0" w:color="auto"/>
              <w:right w:val="single" w:sz="4" w:space="0" w:color="auto"/>
            </w:tcBorders>
            <w:shd w:val="clear" w:color="auto" w:fill="BFBFBF" w:themeFill="background1" w:themeFillShade="BF"/>
          </w:tcPr>
          <w:p w14:paraId="484BA9D3" w14:textId="77777777" w:rsidR="00895AB4" w:rsidRPr="00BD5FDB" w:rsidRDefault="00895AB4" w:rsidP="009F3A5A">
            <w:pPr>
              <w:rPr>
                <w:color w:val="auto"/>
                <w:sz w:val="10"/>
                <w:szCs w:val="10"/>
                <w:lang w:val="fr-FR"/>
              </w:rPr>
            </w:pPr>
          </w:p>
        </w:tc>
      </w:tr>
      <w:tr w:rsidR="009F3A5A" w:rsidRPr="00BD5FDB" w14:paraId="6FAB9E96" w14:textId="77777777" w:rsidTr="007D2D49">
        <w:trPr>
          <w:trHeight w:val="204"/>
        </w:trPr>
        <w:tc>
          <w:tcPr>
            <w:tcW w:w="2557" w:type="dxa"/>
            <w:tcBorders>
              <w:top w:val="single" w:sz="4" w:space="0" w:color="auto"/>
              <w:left w:val="single" w:sz="4" w:space="0" w:color="auto"/>
            </w:tcBorders>
            <w:shd w:val="clear" w:color="auto" w:fill="BFBFBF" w:themeFill="background1" w:themeFillShade="BF"/>
          </w:tcPr>
          <w:p w14:paraId="4C12C7A0" w14:textId="67E1DCB1"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SubordinateEntityXPath</w:t>
            </w:r>
          </w:p>
        </w:tc>
        <w:tc>
          <w:tcPr>
            <w:tcW w:w="1340" w:type="dxa"/>
            <w:tcBorders>
              <w:top w:val="single" w:sz="4" w:space="0" w:color="auto"/>
              <w:left w:val="single" w:sz="4" w:space="0" w:color="auto"/>
            </w:tcBorders>
            <w:shd w:val="clear" w:color="auto" w:fill="BFBFBF" w:themeFill="background1" w:themeFillShade="BF"/>
          </w:tcPr>
          <w:p w14:paraId="07811334" w14:textId="77777777" w:rsidR="00895AB4" w:rsidRPr="00BD5FDB" w:rsidRDefault="00895AB4" w:rsidP="009F3A5A">
            <w:pPr>
              <w:rPr>
                <w:color w:val="auto"/>
                <w:sz w:val="10"/>
                <w:szCs w:val="10"/>
                <w:lang w:val="fr-FR"/>
              </w:rPr>
            </w:pPr>
          </w:p>
        </w:tc>
        <w:tc>
          <w:tcPr>
            <w:tcW w:w="1320" w:type="dxa"/>
            <w:tcBorders>
              <w:top w:val="single" w:sz="4" w:space="0" w:color="auto"/>
              <w:left w:val="single" w:sz="4" w:space="0" w:color="auto"/>
            </w:tcBorders>
            <w:shd w:val="clear" w:color="auto" w:fill="BFBFBF" w:themeFill="background1" w:themeFillShade="BF"/>
          </w:tcPr>
          <w:p w14:paraId="7DCA6FB4" w14:textId="0809AEBF" w:rsidR="00895AB4" w:rsidRPr="00BD5FDB" w:rsidRDefault="006F7B35" w:rsidP="009F3A5A">
            <w:pPr>
              <w:pStyle w:val="Other0"/>
              <w:rPr>
                <w:color w:val="auto"/>
                <w:sz w:val="17"/>
                <w:szCs w:val="17"/>
              </w:rPr>
            </w:pPr>
            <w:r>
              <w:rPr>
                <w:rStyle w:val="Other"/>
                <w:color w:val="auto"/>
                <w:sz w:val="17"/>
              </w:rPr>
              <w:t>Ignored</w:t>
            </w:r>
          </w:p>
        </w:tc>
        <w:tc>
          <w:tcPr>
            <w:tcW w:w="3336" w:type="dxa"/>
            <w:tcBorders>
              <w:top w:val="single" w:sz="4" w:space="0" w:color="auto"/>
              <w:left w:val="single" w:sz="4" w:space="0" w:color="auto"/>
              <w:right w:val="single" w:sz="4" w:space="0" w:color="auto"/>
            </w:tcBorders>
            <w:shd w:val="clear" w:color="auto" w:fill="BFBFBF" w:themeFill="background1" w:themeFillShade="BF"/>
          </w:tcPr>
          <w:p w14:paraId="5A2C46F9" w14:textId="77777777" w:rsidR="00895AB4" w:rsidRPr="00BD5FDB" w:rsidRDefault="00895AB4" w:rsidP="009F3A5A">
            <w:pPr>
              <w:rPr>
                <w:color w:val="auto"/>
                <w:sz w:val="10"/>
                <w:szCs w:val="10"/>
                <w:lang w:val="fr-FR"/>
              </w:rPr>
            </w:pPr>
          </w:p>
        </w:tc>
      </w:tr>
      <w:tr w:rsidR="009F3A5A" w:rsidRPr="00BD5FDB" w14:paraId="5AE417A7" w14:textId="77777777" w:rsidTr="007D2D49">
        <w:trPr>
          <w:trHeight w:val="204"/>
        </w:trPr>
        <w:tc>
          <w:tcPr>
            <w:tcW w:w="2557" w:type="dxa"/>
            <w:tcBorders>
              <w:top w:val="single" w:sz="4" w:space="0" w:color="auto"/>
              <w:left w:val="single" w:sz="4" w:space="0" w:color="auto"/>
            </w:tcBorders>
            <w:shd w:val="clear" w:color="auto" w:fill="BFBFBF" w:themeFill="background1" w:themeFillShade="BF"/>
          </w:tcPr>
          <w:p w14:paraId="25EFE26B" w14:textId="77777777" w:rsidR="00895AB4" w:rsidRPr="00BD5FDB" w:rsidRDefault="000D4A1B"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Followup</w:t>
            </w:r>
          </w:p>
        </w:tc>
        <w:tc>
          <w:tcPr>
            <w:tcW w:w="1340" w:type="dxa"/>
            <w:tcBorders>
              <w:top w:val="single" w:sz="4" w:space="0" w:color="auto"/>
              <w:left w:val="single" w:sz="4" w:space="0" w:color="auto"/>
            </w:tcBorders>
            <w:shd w:val="clear" w:color="auto" w:fill="BFBFBF" w:themeFill="background1" w:themeFillShade="BF"/>
          </w:tcPr>
          <w:p w14:paraId="7ECDFB82" w14:textId="77777777" w:rsidR="00895AB4" w:rsidRPr="00BD5FDB" w:rsidRDefault="00895AB4" w:rsidP="009F3A5A">
            <w:pPr>
              <w:rPr>
                <w:color w:val="auto"/>
                <w:sz w:val="10"/>
                <w:szCs w:val="10"/>
                <w:lang w:val="fr-FR"/>
              </w:rPr>
            </w:pPr>
          </w:p>
        </w:tc>
        <w:tc>
          <w:tcPr>
            <w:tcW w:w="1320" w:type="dxa"/>
            <w:tcBorders>
              <w:top w:val="single" w:sz="4" w:space="0" w:color="auto"/>
              <w:left w:val="single" w:sz="4" w:space="0" w:color="auto"/>
            </w:tcBorders>
            <w:shd w:val="clear" w:color="auto" w:fill="BFBFBF" w:themeFill="background1" w:themeFillShade="BF"/>
          </w:tcPr>
          <w:p w14:paraId="3F36A5DC" w14:textId="768180B1" w:rsidR="00895AB4" w:rsidRPr="00BD5FDB" w:rsidRDefault="006F7B35" w:rsidP="009F3A5A">
            <w:pPr>
              <w:pStyle w:val="Other0"/>
              <w:rPr>
                <w:color w:val="auto"/>
                <w:sz w:val="17"/>
                <w:szCs w:val="17"/>
              </w:rPr>
            </w:pPr>
            <w:r>
              <w:rPr>
                <w:rStyle w:val="Other"/>
                <w:color w:val="auto"/>
                <w:sz w:val="17"/>
              </w:rPr>
              <w:t>Ignored</w:t>
            </w:r>
          </w:p>
        </w:tc>
        <w:tc>
          <w:tcPr>
            <w:tcW w:w="3336" w:type="dxa"/>
            <w:tcBorders>
              <w:top w:val="single" w:sz="4" w:space="0" w:color="auto"/>
              <w:left w:val="single" w:sz="4" w:space="0" w:color="auto"/>
              <w:right w:val="single" w:sz="4" w:space="0" w:color="auto"/>
            </w:tcBorders>
            <w:shd w:val="clear" w:color="auto" w:fill="BFBFBF" w:themeFill="background1" w:themeFillShade="BF"/>
          </w:tcPr>
          <w:p w14:paraId="2E85B7AC" w14:textId="77777777" w:rsidR="00895AB4" w:rsidRPr="00BD5FDB" w:rsidRDefault="00895AB4" w:rsidP="009F3A5A">
            <w:pPr>
              <w:rPr>
                <w:color w:val="auto"/>
                <w:sz w:val="10"/>
                <w:szCs w:val="10"/>
                <w:lang w:val="fr-FR"/>
              </w:rPr>
            </w:pPr>
          </w:p>
        </w:tc>
      </w:tr>
      <w:tr w:rsidR="009F3A5A" w:rsidRPr="00BD5FDB" w14:paraId="507171EE" w14:textId="77777777" w:rsidTr="007D2D49">
        <w:trPr>
          <w:trHeight w:val="233"/>
        </w:trPr>
        <w:tc>
          <w:tcPr>
            <w:tcW w:w="2557" w:type="dxa"/>
            <w:tcBorders>
              <w:top w:val="single" w:sz="4" w:space="0" w:color="auto"/>
              <w:left w:val="single" w:sz="4" w:space="0" w:color="auto"/>
              <w:bottom w:val="single" w:sz="4" w:space="0" w:color="auto"/>
            </w:tcBorders>
            <w:shd w:val="clear" w:color="auto" w:fill="BFBFBF" w:themeFill="background1" w:themeFillShade="BF"/>
          </w:tcPr>
          <w:p w14:paraId="7B6C3728" w14:textId="2709B78F" w:rsidR="00895AB4" w:rsidRPr="00BD5FDB" w:rsidRDefault="009F3A5A" w:rsidP="009F3A5A">
            <w:pPr>
              <w:pStyle w:val="Other0"/>
              <w:rPr>
                <w:rStyle w:val="Other"/>
                <w:rFonts w:ascii="Courier New" w:hAnsi="Courier New" w:cs="Courier New"/>
                <w:color w:val="auto"/>
              </w:rPr>
            </w:pPr>
            <w:r w:rsidRPr="00BD5FDB">
              <w:rPr>
                <w:rStyle w:val="Other"/>
                <w:rFonts w:ascii="Courier New" w:hAnsi="Courier New"/>
                <w:color w:val="auto"/>
                <w:lang w:val="fr-FR" w:eastAsia="de-DE" w:bidi="de-DE"/>
              </w:rPr>
              <w:t>AdditionalData</w:t>
            </w:r>
          </w:p>
        </w:tc>
        <w:tc>
          <w:tcPr>
            <w:tcW w:w="1340" w:type="dxa"/>
            <w:tcBorders>
              <w:top w:val="single" w:sz="4" w:space="0" w:color="auto"/>
              <w:left w:val="single" w:sz="4" w:space="0" w:color="auto"/>
              <w:bottom w:val="single" w:sz="4" w:space="0" w:color="auto"/>
            </w:tcBorders>
            <w:shd w:val="clear" w:color="auto" w:fill="BFBFBF" w:themeFill="background1" w:themeFillShade="BF"/>
          </w:tcPr>
          <w:p w14:paraId="018D0367" w14:textId="77777777" w:rsidR="00895AB4" w:rsidRPr="00BD5FDB" w:rsidRDefault="00895AB4" w:rsidP="009F3A5A">
            <w:pPr>
              <w:rPr>
                <w:color w:val="auto"/>
                <w:sz w:val="10"/>
                <w:szCs w:val="10"/>
                <w:lang w:val="fr-FR"/>
              </w:rPr>
            </w:pPr>
          </w:p>
        </w:tc>
        <w:tc>
          <w:tcPr>
            <w:tcW w:w="1320" w:type="dxa"/>
            <w:tcBorders>
              <w:top w:val="single" w:sz="4" w:space="0" w:color="auto"/>
              <w:left w:val="single" w:sz="4" w:space="0" w:color="auto"/>
              <w:bottom w:val="single" w:sz="4" w:space="0" w:color="auto"/>
            </w:tcBorders>
            <w:shd w:val="clear" w:color="auto" w:fill="BFBFBF" w:themeFill="background1" w:themeFillShade="BF"/>
          </w:tcPr>
          <w:p w14:paraId="19C8424A" w14:textId="6133060D" w:rsidR="00895AB4" w:rsidRPr="00BD5FDB" w:rsidRDefault="006F7B35" w:rsidP="009F3A5A">
            <w:pPr>
              <w:pStyle w:val="Other0"/>
              <w:rPr>
                <w:color w:val="auto"/>
                <w:sz w:val="17"/>
                <w:szCs w:val="17"/>
              </w:rPr>
            </w:pPr>
            <w:r>
              <w:rPr>
                <w:rStyle w:val="Other"/>
                <w:color w:val="auto"/>
                <w:sz w:val="17"/>
              </w:rPr>
              <w:t>Ignored</w:t>
            </w:r>
          </w:p>
        </w:tc>
        <w:tc>
          <w:tcPr>
            <w:tcW w:w="333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A3C962" w14:textId="77777777" w:rsidR="00895AB4" w:rsidRPr="00BD5FDB" w:rsidRDefault="00895AB4" w:rsidP="009F3A5A">
            <w:pPr>
              <w:rPr>
                <w:color w:val="auto"/>
                <w:sz w:val="10"/>
                <w:szCs w:val="10"/>
                <w:lang w:val="fr-FR"/>
              </w:rPr>
            </w:pPr>
          </w:p>
        </w:tc>
      </w:tr>
    </w:tbl>
    <w:p w14:paraId="2B2C97EF" w14:textId="77777777" w:rsidR="00895AB4" w:rsidRPr="00BD5FDB" w:rsidRDefault="00895AB4" w:rsidP="009710C9">
      <w:pPr>
        <w:spacing w:after="679"/>
        <w:rPr>
          <w:lang w:val="fr-FR"/>
        </w:rPr>
      </w:pPr>
    </w:p>
    <w:p w14:paraId="68CD6D29" w14:textId="2CC27C24" w:rsidR="00895AB4" w:rsidRPr="00BD5FDB" w:rsidRDefault="009710C9" w:rsidP="009710C9">
      <w:pPr>
        <w:pStyle w:val="Heading20"/>
        <w:keepNext/>
        <w:keepLines/>
        <w:tabs>
          <w:tab w:val="left" w:pos="464"/>
        </w:tabs>
        <w:spacing w:after="280"/>
      </w:pPr>
      <w:bookmarkStart w:id="9" w:name="bookmark14"/>
      <w:r w:rsidRPr="00BD5FDB">
        <w:t>III.</w:t>
      </w:r>
      <w:r w:rsidRPr="00BD5FDB">
        <w:tab/>
      </w:r>
      <w:r w:rsidRPr="00BD5FDB">
        <w:rPr>
          <w:rStyle w:val="Heading2"/>
          <w:b/>
        </w:rPr>
        <w:t>ADEP ERRORS</w:t>
      </w:r>
      <w:bookmarkEnd w:id="9"/>
    </w:p>
    <w:p w14:paraId="2BE1A6B9" w14:textId="2F032D64" w:rsidR="00895AB4" w:rsidRPr="00BD5FDB" w:rsidRDefault="009710C9" w:rsidP="009710C9">
      <w:pPr>
        <w:pStyle w:val="Heading30"/>
        <w:keepNext/>
        <w:keepLines/>
        <w:tabs>
          <w:tab w:val="left" w:pos="325"/>
        </w:tabs>
        <w:spacing w:after="160"/>
      </w:pPr>
      <w:bookmarkStart w:id="10" w:name="bookmark16"/>
      <w:r w:rsidRPr="00BD5FDB">
        <w:t>1.</w:t>
      </w:r>
      <w:r w:rsidRPr="00BD5FDB">
        <w:tab/>
      </w:r>
      <w:r w:rsidRPr="00BD5FDB">
        <w:rPr>
          <w:rStyle w:val="Heading3"/>
          <w:b/>
        </w:rPr>
        <w:t>COMMON SEP/SIDES ERRORS</w:t>
      </w:r>
      <w:bookmarkEnd w:id="10"/>
    </w:p>
    <w:tbl>
      <w:tblPr>
        <w:tblOverlap w:val="never"/>
        <w:tblW w:w="10320" w:type="dxa"/>
        <w:jc w:val="center"/>
        <w:tblLayout w:type="fixed"/>
        <w:tblCellMar>
          <w:top w:w="40" w:type="dxa"/>
          <w:left w:w="40" w:type="dxa"/>
          <w:bottom w:w="40" w:type="dxa"/>
          <w:right w:w="40" w:type="dxa"/>
        </w:tblCellMar>
        <w:tblLook w:val="0000" w:firstRow="0" w:lastRow="0" w:firstColumn="0" w:lastColumn="0" w:noHBand="0" w:noVBand="0"/>
      </w:tblPr>
      <w:tblGrid>
        <w:gridCol w:w="415"/>
        <w:gridCol w:w="3584"/>
        <w:gridCol w:w="2701"/>
        <w:gridCol w:w="3620"/>
      </w:tblGrid>
      <w:tr w:rsidR="009F3A5A" w:rsidRPr="00BD5FDB" w14:paraId="5F41359D" w14:textId="77777777" w:rsidTr="009D30F7">
        <w:trPr>
          <w:jc w:val="center"/>
        </w:trPr>
        <w:tc>
          <w:tcPr>
            <w:tcW w:w="415" w:type="dxa"/>
            <w:tcBorders>
              <w:top w:val="single" w:sz="4" w:space="0" w:color="auto"/>
              <w:left w:val="single" w:sz="4" w:space="0" w:color="auto"/>
              <w:right w:val="single" w:sz="4" w:space="0" w:color="auto"/>
            </w:tcBorders>
            <w:shd w:val="clear" w:color="auto" w:fill="D3D3D3"/>
          </w:tcPr>
          <w:p w14:paraId="3311A444" w14:textId="105FB89F" w:rsidR="009F3A5A" w:rsidRPr="00BD5FDB" w:rsidRDefault="009F3A5A" w:rsidP="005A3CD2">
            <w:pPr>
              <w:pStyle w:val="Other0"/>
            </w:pPr>
            <w:r w:rsidRPr="00BD5FDB">
              <w:rPr>
                <w:rStyle w:val="Other"/>
                <w:b/>
              </w:rPr>
              <w:t>No.</w:t>
            </w:r>
          </w:p>
        </w:tc>
        <w:tc>
          <w:tcPr>
            <w:tcW w:w="3584" w:type="dxa"/>
            <w:tcBorders>
              <w:top w:val="single" w:sz="4" w:space="0" w:color="auto"/>
              <w:left w:val="single" w:sz="4" w:space="0" w:color="auto"/>
              <w:right w:val="single" w:sz="4" w:space="0" w:color="auto"/>
            </w:tcBorders>
            <w:shd w:val="clear" w:color="auto" w:fill="D3D3D3"/>
          </w:tcPr>
          <w:p w14:paraId="46D79C12" w14:textId="5F031098" w:rsidR="009F3A5A" w:rsidRPr="00BD5FDB" w:rsidRDefault="009D30F7" w:rsidP="005A3CD2">
            <w:pPr>
              <w:pStyle w:val="Other0"/>
            </w:pPr>
            <w:r w:rsidRPr="00BD5FDB">
              <w:rPr>
                <w:rStyle w:val="Other"/>
                <w:b/>
              </w:rPr>
              <w:t>Description</w:t>
            </w:r>
          </w:p>
        </w:tc>
        <w:tc>
          <w:tcPr>
            <w:tcW w:w="2701" w:type="dxa"/>
            <w:tcBorders>
              <w:top w:val="single" w:sz="4" w:space="0" w:color="auto"/>
              <w:left w:val="single" w:sz="4" w:space="0" w:color="auto"/>
              <w:right w:val="single" w:sz="4" w:space="0" w:color="auto"/>
            </w:tcBorders>
            <w:shd w:val="clear" w:color="auto" w:fill="D3D3D3"/>
          </w:tcPr>
          <w:p w14:paraId="588B306F" w14:textId="6AFFBBCA" w:rsidR="009F3A5A" w:rsidRPr="00BD5FDB" w:rsidRDefault="009D30F7" w:rsidP="005A3CD2">
            <w:pPr>
              <w:pStyle w:val="Other0"/>
            </w:pPr>
            <w:r w:rsidRPr="00BD5FDB">
              <w:rPr>
                <w:rStyle w:val="Other"/>
                <w:b/>
              </w:rPr>
              <w:t>Explanations</w:t>
            </w:r>
          </w:p>
        </w:tc>
        <w:tc>
          <w:tcPr>
            <w:tcW w:w="3620" w:type="dxa"/>
            <w:tcBorders>
              <w:top w:val="single" w:sz="4" w:space="0" w:color="auto"/>
              <w:left w:val="single" w:sz="4" w:space="0" w:color="auto"/>
              <w:right w:val="single" w:sz="4" w:space="0" w:color="auto"/>
            </w:tcBorders>
            <w:shd w:val="clear" w:color="auto" w:fill="D3D3D3"/>
          </w:tcPr>
          <w:p w14:paraId="0AC5BF1B" w14:textId="1626080F" w:rsidR="009F3A5A" w:rsidRPr="00BD5FDB" w:rsidRDefault="009D30F7" w:rsidP="005A3CD2">
            <w:pPr>
              <w:pStyle w:val="Other0"/>
            </w:pPr>
            <w:r w:rsidRPr="00BD5FDB">
              <w:rPr>
                <w:rStyle w:val="Other"/>
                <w:b/>
              </w:rPr>
              <w:t>Solutions</w:t>
            </w:r>
          </w:p>
        </w:tc>
      </w:tr>
      <w:tr w:rsidR="00895AB4" w:rsidRPr="00BD5FDB" w14:paraId="2F83BC73" w14:textId="77777777" w:rsidTr="009D30F7">
        <w:trPr>
          <w:jc w:val="center"/>
        </w:trPr>
        <w:tc>
          <w:tcPr>
            <w:tcW w:w="415" w:type="dxa"/>
            <w:tcBorders>
              <w:top w:val="single" w:sz="4" w:space="0" w:color="auto"/>
              <w:left w:val="single" w:sz="4" w:space="0" w:color="auto"/>
            </w:tcBorders>
          </w:tcPr>
          <w:p w14:paraId="63B2BAD3" w14:textId="77777777" w:rsidR="00895AB4" w:rsidRPr="00BD5FDB" w:rsidRDefault="000D4A1B" w:rsidP="005A3CD2">
            <w:pPr>
              <w:pStyle w:val="Other0"/>
            </w:pPr>
            <w:r w:rsidRPr="00BD5FDB">
              <w:rPr>
                <w:rStyle w:val="Other"/>
              </w:rPr>
              <w:t>002</w:t>
            </w:r>
          </w:p>
        </w:tc>
        <w:tc>
          <w:tcPr>
            <w:tcW w:w="3584" w:type="dxa"/>
            <w:tcBorders>
              <w:top w:val="single" w:sz="4" w:space="0" w:color="auto"/>
              <w:left w:val="single" w:sz="4" w:space="0" w:color="auto"/>
            </w:tcBorders>
          </w:tcPr>
          <w:p w14:paraId="5AB614FB" w14:textId="77777777" w:rsidR="00895AB4" w:rsidRPr="00BD5FDB" w:rsidRDefault="000D4A1B" w:rsidP="005A3CD2">
            <w:pPr>
              <w:pStyle w:val="Other0"/>
            </w:pPr>
            <w:r w:rsidRPr="00BD5FDB">
              <w:rPr>
                <w:rStyle w:val="Other"/>
              </w:rPr>
              <w:t>API_002_UNABLE_TO_UNMARSHALL _ERROR</w:t>
            </w:r>
          </w:p>
        </w:tc>
        <w:tc>
          <w:tcPr>
            <w:tcW w:w="2701" w:type="dxa"/>
            <w:tcBorders>
              <w:top w:val="single" w:sz="4" w:space="0" w:color="auto"/>
              <w:left w:val="single" w:sz="4" w:space="0" w:color="auto"/>
            </w:tcBorders>
          </w:tcPr>
          <w:p w14:paraId="164FC358" w14:textId="77777777" w:rsidR="00895AB4" w:rsidRPr="00BD5FDB" w:rsidRDefault="000D4A1B" w:rsidP="005A3CD2">
            <w:pPr>
              <w:pStyle w:val="Other0"/>
              <w:ind w:right="144"/>
            </w:pPr>
            <w:r w:rsidRPr="00BD5FDB">
              <w:rPr>
                <w:rStyle w:val="Other"/>
              </w:rPr>
              <w:t>Error reading XML flow (internal error).</w:t>
            </w:r>
          </w:p>
        </w:tc>
        <w:tc>
          <w:tcPr>
            <w:tcW w:w="3620" w:type="dxa"/>
            <w:tcBorders>
              <w:top w:val="single" w:sz="4" w:space="0" w:color="auto"/>
              <w:left w:val="single" w:sz="4" w:space="0" w:color="auto"/>
              <w:right w:val="single" w:sz="4" w:space="0" w:color="auto"/>
            </w:tcBorders>
          </w:tcPr>
          <w:p w14:paraId="0D05B880" w14:textId="77777777" w:rsidR="00895AB4" w:rsidRPr="00BD5FDB" w:rsidRDefault="000D4A1B" w:rsidP="005A3CD2">
            <w:pPr>
              <w:pStyle w:val="Other0"/>
              <w:ind w:right="222"/>
            </w:pPr>
            <w:r w:rsidRPr="00BD5FDB">
              <w:rPr>
                <w:rStyle w:val="Other"/>
              </w:rPr>
              <w:t>Contact ADEP technical support.</w:t>
            </w:r>
          </w:p>
        </w:tc>
      </w:tr>
      <w:tr w:rsidR="00895AB4" w:rsidRPr="00BD5FDB" w14:paraId="2A8A2D25" w14:textId="77777777" w:rsidTr="009D30F7">
        <w:trPr>
          <w:jc w:val="center"/>
        </w:trPr>
        <w:tc>
          <w:tcPr>
            <w:tcW w:w="415" w:type="dxa"/>
            <w:tcBorders>
              <w:top w:val="single" w:sz="4" w:space="0" w:color="auto"/>
              <w:left w:val="single" w:sz="4" w:space="0" w:color="auto"/>
            </w:tcBorders>
          </w:tcPr>
          <w:p w14:paraId="6BE15939" w14:textId="77777777" w:rsidR="00895AB4" w:rsidRPr="00BD5FDB" w:rsidRDefault="000D4A1B" w:rsidP="005A3CD2">
            <w:pPr>
              <w:pStyle w:val="Other0"/>
            </w:pPr>
            <w:r w:rsidRPr="00BD5FDB">
              <w:rPr>
                <w:rStyle w:val="Other"/>
              </w:rPr>
              <w:t>023</w:t>
            </w:r>
          </w:p>
        </w:tc>
        <w:tc>
          <w:tcPr>
            <w:tcW w:w="3584" w:type="dxa"/>
            <w:tcBorders>
              <w:top w:val="single" w:sz="4" w:space="0" w:color="auto"/>
              <w:left w:val="single" w:sz="4" w:space="0" w:color="auto"/>
            </w:tcBorders>
          </w:tcPr>
          <w:p w14:paraId="3F28CA8E" w14:textId="77777777" w:rsidR="00895AB4" w:rsidRPr="00BD5FDB" w:rsidRDefault="000D4A1B" w:rsidP="005A3CD2">
            <w:pPr>
              <w:pStyle w:val="Other0"/>
            </w:pPr>
            <w:r w:rsidRPr="00BD5FDB">
              <w:rPr>
                <w:rStyle w:val="Other"/>
                <w:lang w:val="fr-FR"/>
              </w:rPr>
              <w:t>API_023_VALIDATION_XML_ERROR</w:t>
            </w:r>
          </w:p>
        </w:tc>
        <w:tc>
          <w:tcPr>
            <w:tcW w:w="2701" w:type="dxa"/>
            <w:tcBorders>
              <w:top w:val="single" w:sz="4" w:space="0" w:color="auto"/>
              <w:left w:val="single" w:sz="4" w:space="0" w:color="auto"/>
            </w:tcBorders>
          </w:tcPr>
          <w:p w14:paraId="1AEF8454" w14:textId="77777777" w:rsidR="00895AB4" w:rsidRPr="00BD5FDB" w:rsidRDefault="000D4A1B" w:rsidP="005A3CD2">
            <w:pPr>
              <w:pStyle w:val="Other0"/>
              <w:ind w:right="144"/>
            </w:pPr>
            <w:r w:rsidRPr="00BD5FDB">
              <w:rPr>
                <w:rStyle w:val="Other"/>
              </w:rPr>
              <w:t>The XML flow sent has not been validated by the XML diagram.</w:t>
            </w:r>
          </w:p>
        </w:tc>
        <w:tc>
          <w:tcPr>
            <w:tcW w:w="3620" w:type="dxa"/>
            <w:tcBorders>
              <w:top w:val="single" w:sz="4" w:space="0" w:color="auto"/>
              <w:left w:val="single" w:sz="4" w:space="0" w:color="auto"/>
              <w:right w:val="single" w:sz="4" w:space="0" w:color="auto"/>
            </w:tcBorders>
          </w:tcPr>
          <w:p w14:paraId="71B43CB7" w14:textId="77777777" w:rsidR="00895AB4" w:rsidRPr="00BD5FDB" w:rsidRDefault="000D4A1B" w:rsidP="005A3CD2">
            <w:pPr>
              <w:pStyle w:val="Other0"/>
              <w:ind w:right="222"/>
            </w:pPr>
            <w:r w:rsidRPr="00BD5FDB">
              <w:rPr>
                <w:rStyle w:val="Other"/>
              </w:rPr>
              <w:t>Modify the XML flow sent from the calling program, taking account of the XSD files.</w:t>
            </w:r>
          </w:p>
        </w:tc>
      </w:tr>
      <w:tr w:rsidR="00895AB4" w:rsidRPr="00BD5FDB" w14:paraId="30018ACB" w14:textId="77777777" w:rsidTr="009D30F7">
        <w:trPr>
          <w:jc w:val="center"/>
        </w:trPr>
        <w:tc>
          <w:tcPr>
            <w:tcW w:w="415" w:type="dxa"/>
            <w:tcBorders>
              <w:top w:val="single" w:sz="4" w:space="0" w:color="auto"/>
              <w:left w:val="single" w:sz="4" w:space="0" w:color="auto"/>
            </w:tcBorders>
          </w:tcPr>
          <w:p w14:paraId="11F2B73E" w14:textId="77777777" w:rsidR="00895AB4" w:rsidRPr="00BD5FDB" w:rsidRDefault="000D4A1B" w:rsidP="005A3CD2">
            <w:pPr>
              <w:pStyle w:val="Other0"/>
            </w:pPr>
            <w:r w:rsidRPr="00BD5FDB">
              <w:rPr>
                <w:rStyle w:val="Other"/>
              </w:rPr>
              <w:t>100</w:t>
            </w:r>
          </w:p>
        </w:tc>
        <w:tc>
          <w:tcPr>
            <w:tcW w:w="3584" w:type="dxa"/>
            <w:tcBorders>
              <w:top w:val="single" w:sz="4" w:space="0" w:color="auto"/>
              <w:left w:val="single" w:sz="4" w:space="0" w:color="auto"/>
            </w:tcBorders>
          </w:tcPr>
          <w:p w14:paraId="276C6DFD" w14:textId="77777777" w:rsidR="00895AB4" w:rsidRPr="00BD5FDB" w:rsidRDefault="000D4A1B" w:rsidP="005A3CD2">
            <w:pPr>
              <w:pStyle w:val="Other0"/>
            </w:pPr>
            <w:r w:rsidRPr="00BD5FDB">
              <w:rPr>
                <w:rStyle w:val="Other"/>
              </w:rPr>
              <w:t>API_100_UNABLE_TO_CREATE_ERROR</w:t>
            </w:r>
          </w:p>
        </w:tc>
        <w:tc>
          <w:tcPr>
            <w:tcW w:w="2701" w:type="dxa"/>
            <w:tcBorders>
              <w:top w:val="single" w:sz="4" w:space="0" w:color="auto"/>
              <w:left w:val="single" w:sz="4" w:space="0" w:color="auto"/>
            </w:tcBorders>
          </w:tcPr>
          <w:p w14:paraId="05C439B0" w14:textId="77777777" w:rsidR="00895AB4" w:rsidRPr="00BD5FDB" w:rsidRDefault="000D4A1B" w:rsidP="005A3CD2">
            <w:pPr>
              <w:pStyle w:val="Other0"/>
              <w:ind w:right="144"/>
            </w:pPr>
            <w:r w:rsidRPr="00BD5FDB">
              <w:rPr>
                <w:rStyle w:val="Other"/>
              </w:rPr>
              <w:t>Local context initialisation error (internal error).</w:t>
            </w:r>
          </w:p>
        </w:tc>
        <w:tc>
          <w:tcPr>
            <w:tcW w:w="3620" w:type="dxa"/>
            <w:tcBorders>
              <w:top w:val="single" w:sz="4" w:space="0" w:color="auto"/>
              <w:left w:val="single" w:sz="4" w:space="0" w:color="auto"/>
              <w:right w:val="single" w:sz="4" w:space="0" w:color="auto"/>
            </w:tcBorders>
          </w:tcPr>
          <w:p w14:paraId="53E5BFF2" w14:textId="77777777" w:rsidR="00895AB4" w:rsidRPr="00BD5FDB" w:rsidRDefault="000D4A1B" w:rsidP="005A3CD2">
            <w:pPr>
              <w:pStyle w:val="Other0"/>
              <w:ind w:right="222"/>
            </w:pPr>
            <w:r w:rsidRPr="00BD5FDB">
              <w:rPr>
                <w:rStyle w:val="Other"/>
              </w:rPr>
              <w:t>Contact ADEP technical support.</w:t>
            </w:r>
          </w:p>
        </w:tc>
      </w:tr>
      <w:tr w:rsidR="00895AB4" w:rsidRPr="00BD5FDB" w14:paraId="5302E925" w14:textId="77777777" w:rsidTr="009D30F7">
        <w:trPr>
          <w:jc w:val="center"/>
        </w:trPr>
        <w:tc>
          <w:tcPr>
            <w:tcW w:w="415" w:type="dxa"/>
            <w:tcBorders>
              <w:top w:val="single" w:sz="4" w:space="0" w:color="auto"/>
              <w:left w:val="single" w:sz="4" w:space="0" w:color="auto"/>
            </w:tcBorders>
          </w:tcPr>
          <w:p w14:paraId="46366C75" w14:textId="77777777" w:rsidR="00895AB4" w:rsidRPr="00BD5FDB" w:rsidRDefault="000D4A1B" w:rsidP="005A3CD2">
            <w:pPr>
              <w:pStyle w:val="Other0"/>
            </w:pPr>
            <w:r w:rsidRPr="00BD5FDB">
              <w:rPr>
                <w:rStyle w:val="Other"/>
              </w:rPr>
              <w:t>102</w:t>
            </w:r>
          </w:p>
        </w:tc>
        <w:tc>
          <w:tcPr>
            <w:tcW w:w="3584" w:type="dxa"/>
            <w:tcBorders>
              <w:top w:val="single" w:sz="4" w:space="0" w:color="auto"/>
              <w:left w:val="single" w:sz="4" w:space="0" w:color="auto"/>
            </w:tcBorders>
          </w:tcPr>
          <w:p w14:paraId="30EB8EC2" w14:textId="77777777" w:rsidR="00895AB4" w:rsidRPr="00BD5FDB" w:rsidRDefault="000D4A1B" w:rsidP="005A3CD2">
            <w:pPr>
              <w:pStyle w:val="Other0"/>
            </w:pPr>
            <w:r w:rsidRPr="00BD5FDB">
              <w:rPr>
                <w:rStyle w:val="Other"/>
              </w:rPr>
              <w:t>API_102_ATS_PASSWORD_INVALID_ERROR</w:t>
            </w:r>
          </w:p>
        </w:tc>
        <w:tc>
          <w:tcPr>
            <w:tcW w:w="2701" w:type="dxa"/>
            <w:tcBorders>
              <w:top w:val="single" w:sz="4" w:space="0" w:color="auto"/>
              <w:left w:val="single" w:sz="4" w:space="0" w:color="auto"/>
            </w:tcBorders>
          </w:tcPr>
          <w:p w14:paraId="57D0828A" w14:textId="77777777" w:rsidR="00895AB4" w:rsidRPr="00BD5FDB" w:rsidRDefault="000D4A1B" w:rsidP="005A3CD2">
            <w:pPr>
              <w:pStyle w:val="Other0"/>
              <w:ind w:right="144"/>
            </w:pPr>
            <w:r w:rsidRPr="00BD5FDB">
              <w:rPr>
                <w:rStyle w:val="Other"/>
              </w:rPr>
              <w:t>The key supplied is invalid.</w:t>
            </w:r>
          </w:p>
        </w:tc>
        <w:tc>
          <w:tcPr>
            <w:tcW w:w="3620" w:type="dxa"/>
            <w:tcBorders>
              <w:top w:val="single" w:sz="4" w:space="0" w:color="auto"/>
              <w:left w:val="single" w:sz="4" w:space="0" w:color="auto"/>
              <w:right w:val="single" w:sz="4" w:space="0" w:color="auto"/>
            </w:tcBorders>
          </w:tcPr>
          <w:p w14:paraId="752CCEB5" w14:textId="77777777" w:rsidR="00895AB4" w:rsidRPr="00BD5FDB" w:rsidRDefault="000D4A1B" w:rsidP="005A3CD2">
            <w:pPr>
              <w:pStyle w:val="Other0"/>
              <w:ind w:right="222"/>
            </w:pPr>
            <w:r w:rsidRPr="00BD5FDB">
              <w:rPr>
                <w:rStyle w:val="Other"/>
              </w:rPr>
              <w:t>An authentication password needs to be regenerated.</w:t>
            </w:r>
          </w:p>
        </w:tc>
      </w:tr>
      <w:tr w:rsidR="00895AB4" w:rsidRPr="00BD5FDB" w14:paraId="547FCFEF" w14:textId="77777777" w:rsidTr="005A3CD2">
        <w:trPr>
          <w:trHeight w:val="408"/>
          <w:jc w:val="center"/>
        </w:trPr>
        <w:tc>
          <w:tcPr>
            <w:tcW w:w="10320" w:type="dxa"/>
            <w:gridSpan w:val="4"/>
            <w:tcBorders>
              <w:top w:val="single" w:sz="4" w:space="0" w:color="auto"/>
              <w:bottom w:val="single" w:sz="4" w:space="0" w:color="auto"/>
            </w:tcBorders>
          </w:tcPr>
          <w:p w14:paraId="31B6FFCB" w14:textId="77777777" w:rsidR="00895AB4" w:rsidRPr="0095354F" w:rsidRDefault="00895AB4" w:rsidP="005A3CD2">
            <w:pPr>
              <w:rPr>
                <w:sz w:val="10"/>
                <w:szCs w:val="10"/>
                <w:lang w:val="en-US"/>
              </w:rPr>
            </w:pPr>
          </w:p>
        </w:tc>
      </w:tr>
    </w:tbl>
    <w:p w14:paraId="4658DEB6" w14:textId="77777777" w:rsidR="00895AB4" w:rsidRPr="00BD5FDB" w:rsidRDefault="000D4A1B" w:rsidP="009710C9">
      <w:pPr>
        <w:rPr>
          <w:sz w:val="2"/>
          <w:szCs w:val="2"/>
        </w:rPr>
      </w:pPr>
      <w:r w:rsidRPr="00BD5FDB">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432"/>
        <w:gridCol w:w="3576"/>
        <w:gridCol w:w="2702"/>
        <w:gridCol w:w="3610"/>
      </w:tblGrid>
      <w:tr w:rsidR="00895AB4" w:rsidRPr="00BD5FDB" w14:paraId="098DAC28" w14:textId="77777777" w:rsidTr="005A3CD2">
        <w:trPr>
          <w:jc w:val="center"/>
        </w:trPr>
        <w:tc>
          <w:tcPr>
            <w:tcW w:w="432" w:type="dxa"/>
            <w:tcBorders>
              <w:top w:val="single" w:sz="4" w:space="0" w:color="auto"/>
              <w:left w:val="single" w:sz="4" w:space="0" w:color="auto"/>
            </w:tcBorders>
          </w:tcPr>
          <w:p w14:paraId="5A64D29E" w14:textId="77777777" w:rsidR="00895AB4" w:rsidRPr="00BD5FDB" w:rsidRDefault="000D4A1B" w:rsidP="005A3CD2">
            <w:pPr>
              <w:pStyle w:val="Other0"/>
            </w:pPr>
            <w:r w:rsidRPr="00BD5FDB">
              <w:rPr>
                <w:rStyle w:val="Other"/>
              </w:rPr>
              <w:lastRenderedPageBreak/>
              <w:t>103</w:t>
            </w:r>
          </w:p>
        </w:tc>
        <w:tc>
          <w:tcPr>
            <w:tcW w:w="3576" w:type="dxa"/>
            <w:tcBorders>
              <w:top w:val="single" w:sz="4" w:space="0" w:color="auto"/>
              <w:left w:val="single" w:sz="4" w:space="0" w:color="auto"/>
            </w:tcBorders>
          </w:tcPr>
          <w:p w14:paraId="68F0E3D1" w14:textId="77777777" w:rsidR="00895AB4" w:rsidRPr="00BD5FDB" w:rsidRDefault="000D4A1B" w:rsidP="005A3CD2">
            <w:pPr>
              <w:pStyle w:val="Other0"/>
            </w:pPr>
            <w:r w:rsidRPr="00BD5FDB">
              <w:rPr>
                <w:rStyle w:val="Other"/>
              </w:rPr>
              <w:t>API_103_USER_NOT_FOUND_ERROR</w:t>
            </w:r>
          </w:p>
        </w:tc>
        <w:tc>
          <w:tcPr>
            <w:tcW w:w="2702" w:type="dxa"/>
            <w:tcBorders>
              <w:top w:val="single" w:sz="4" w:space="0" w:color="auto"/>
              <w:left w:val="single" w:sz="4" w:space="0" w:color="auto"/>
            </w:tcBorders>
          </w:tcPr>
          <w:p w14:paraId="7C60C2C1" w14:textId="77777777" w:rsidR="00895AB4" w:rsidRPr="00BD5FDB" w:rsidRDefault="000D4A1B" w:rsidP="005A3CD2">
            <w:pPr>
              <w:pStyle w:val="Other0"/>
            </w:pPr>
            <w:r w:rsidRPr="00BD5FDB">
              <w:rPr>
                <w:rStyle w:val="Other"/>
              </w:rPr>
              <w:t>The recruiter does not exist (MD5 key mode).</w:t>
            </w:r>
          </w:p>
        </w:tc>
        <w:tc>
          <w:tcPr>
            <w:tcW w:w="3610" w:type="dxa"/>
            <w:tcBorders>
              <w:top w:val="single" w:sz="4" w:space="0" w:color="auto"/>
              <w:left w:val="single" w:sz="4" w:space="0" w:color="auto"/>
              <w:right w:val="single" w:sz="4" w:space="0" w:color="auto"/>
            </w:tcBorders>
          </w:tcPr>
          <w:p w14:paraId="271C73A8" w14:textId="77777777" w:rsidR="00895AB4" w:rsidRPr="00BD5FDB" w:rsidRDefault="000D4A1B" w:rsidP="005A3CD2">
            <w:pPr>
              <w:pStyle w:val="Other0"/>
            </w:pPr>
            <w:r w:rsidRPr="00BD5FDB">
              <w:rPr>
                <w:rStyle w:val="Other"/>
              </w:rPr>
              <w:t>From the back office, you need to create a user or check that the authentication is for a correct user/partner/password.</w:t>
            </w:r>
          </w:p>
        </w:tc>
      </w:tr>
      <w:tr w:rsidR="00895AB4" w:rsidRPr="00BD5FDB" w14:paraId="21A3B48F" w14:textId="77777777" w:rsidTr="005A3CD2">
        <w:trPr>
          <w:jc w:val="center"/>
        </w:trPr>
        <w:tc>
          <w:tcPr>
            <w:tcW w:w="432" w:type="dxa"/>
            <w:tcBorders>
              <w:top w:val="single" w:sz="4" w:space="0" w:color="auto"/>
              <w:left w:val="single" w:sz="4" w:space="0" w:color="auto"/>
            </w:tcBorders>
          </w:tcPr>
          <w:p w14:paraId="1B122FE2" w14:textId="77777777" w:rsidR="00895AB4" w:rsidRPr="00BD5FDB" w:rsidRDefault="000D4A1B" w:rsidP="005A3CD2">
            <w:pPr>
              <w:pStyle w:val="Other0"/>
            </w:pPr>
            <w:r w:rsidRPr="00BD5FDB">
              <w:rPr>
                <w:rStyle w:val="Other"/>
              </w:rPr>
              <w:t>105</w:t>
            </w:r>
          </w:p>
        </w:tc>
        <w:tc>
          <w:tcPr>
            <w:tcW w:w="3576" w:type="dxa"/>
            <w:tcBorders>
              <w:top w:val="single" w:sz="4" w:space="0" w:color="auto"/>
              <w:left w:val="single" w:sz="4" w:space="0" w:color="auto"/>
            </w:tcBorders>
          </w:tcPr>
          <w:p w14:paraId="23C3B12B" w14:textId="77777777" w:rsidR="00895AB4" w:rsidRPr="00BD5FDB" w:rsidRDefault="000D4A1B" w:rsidP="005A3CD2">
            <w:pPr>
              <w:pStyle w:val="Other0"/>
            </w:pPr>
            <w:r w:rsidRPr="00BD5FDB">
              <w:rPr>
                <w:rStyle w:val="Other"/>
              </w:rPr>
              <w:t>API_105_ID_TRANS_INVALID_ERROR</w:t>
            </w:r>
          </w:p>
        </w:tc>
        <w:tc>
          <w:tcPr>
            <w:tcW w:w="2702" w:type="dxa"/>
            <w:tcBorders>
              <w:top w:val="single" w:sz="4" w:space="0" w:color="auto"/>
              <w:left w:val="single" w:sz="4" w:space="0" w:color="auto"/>
            </w:tcBorders>
          </w:tcPr>
          <w:p w14:paraId="25707DB6" w14:textId="77777777" w:rsidR="00895AB4" w:rsidRPr="00BD5FDB" w:rsidRDefault="000D4A1B" w:rsidP="005A3CD2">
            <w:pPr>
              <w:pStyle w:val="Other0"/>
            </w:pPr>
            <w:r w:rsidRPr="00BD5FDB">
              <w:rPr>
                <w:rStyle w:val="Other"/>
              </w:rPr>
              <w:t>Validation of the session identifier has failed (information is validated at this level)</w:t>
            </w:r>
          </w:p>
        </w:tc>
        <w:tc>
          <w:tcPr>
            <w:tcW w:w="3610" w:type="dxa"/>
            <w:tcBorders>
              <w:top w:val="single" w:sz="4" w:space="0" w:color="auto"/>
              <w:left w:val="single" w:sz="4" w:space="0" w:color="auto"/>
              <w:right w:val="single" w:sz="4" w:space="0" w:color="auto"/>
            </w:tcBorders>
          </w:tcPr>
          <w:p w14:paraId="679386B5" w14:textId="77777777" w:rsidR="00895AB4" w:rsidRPr="00BD5FDB" w:rsidRDefault="000D4A1B" w:rsidP="005A3CD2">
            <w:pPr>
              <w:pStyle w:val="Other0"/>
            </w:pPr>
            <w:r w:rsidRPr="00BD5FDB">
              <w:rPr>
                <w:rStyle w:val="Other"/>
              </w:rPr>
              <w:t>Enter a transaction identifier up to 100 characters long.</w:t>
            </w:r>
          </w:p>
        </w:tc>
      </w:tr>
      <w:tr w:rsidR="00895AB4" w:rsidRPr="00BD5FDB" w14:paraId="1F5CF38A" w14:textId="77777777" w:rsidTr="005A3CD2">
        <w:trPr>
          <w:jc w:val="center"/>
        </w:trPr>
        <w:tc>
          <w:tcPr>
            <w:tcW w:w="432" w:type="dxa"/>
            <w:tcBorders>
              <w:top w:val="single" w:sz="4" w:space="0" w:color="auto"/>
              <w:left w:val="single" w:sz="4" w:space="0" w:color="auto"/>
            </w:tcBorders>
          </w:tcPr>
          <w:p w14:paraId="20528D85" w14:textId="77777777" w:rsidR="00895AB4" w:rsidRPr="00BD5FDB" w:rsidRDefault="000D4A1B" w:rsidP="005A3CD2">
            <w:pPr>
              <w:pStyle w:val="Other0"/>
            </w:pPr>
            <w:r w:rsidRPr="00BD5FDB">
              <w:rPr>
                <w:rStyle w:val="Other"/>
              </w:rPr>
              <w:t>106</w:t>
            </w:r>
          </w:p>
        </w:tc>
        <w:tc>
          <w:tcPr>
            <w:tcW w:w="3576" w:type="dxa"/>
            <w:tcBorders>
              <w:top w:val="single" w:sz="4" w:space="0" w:color="auto"/>
              <w:left w:val="single" w:sz="4" w:space="0" w:color="auto"/>
            </w:tcBorders>
          </w:tcPr>
          <w:p w14:paraId="1A0BEA4E" w14:textId="77777777" w:rsidR="00895AB4" w:rsidRPr="00BD5FDB" w:rsidRDefault="000D4A1B" w:rsidP="005A3CD2">
            <w:pPr>
              <w:pStyle w:val="Other0"/>
              <w:ind w:right="128"/>
            </w:pPr>
            <w:r w:rsidRPr="00BD5FDB">
              <w:rPr>
                <w:rStyle w:val="Other"/>
              </w:rPr>
              <w:t>API_106_QUESTION_NOT_FOUND _ERROR</w:t>
            </w:r>
          </w:p>
        </w:tc>
        <w:tc>
          <w:tcPr>
            <w:tcW w:w="2702" w:type="dxa"/>
            <w:tcBorders>
              <w:top w:val="single" w:sz="4" w:space="0" w:color="auto"/>
              <w:left w:val="single" w:sz="4" w:space="0" w:color="auto"/>
            </w:tcBorders>
          </w:tcPr>
          <w:p w14:paraId="562874A5" w14:textId="77777777" w:rsidR="00895AB4" w:rsidRPr="00BD5FDB" w:rsidRDefault="000D4A1B" w:rsidP="005A3CD2">
            <w:pPr>
              <w:pStyle w:val="Other0"/>
            </w:pPr>
            <w:r w:rsidRPr="00BD5FDB">
              <w:rPr>
                <w:rStyle w:val="Other"/>
              </w:rPr>
              <w:t>No means of authentication (MD5 key mode or idTrans) is specified.</w:t>
            </w:r>
          </w:p>
        </w:tc>
        <w:tc>
          <w:tcPr>
            <w:tcW w:w="3610" w:type="dxa"/>
            <w:tcBorders>
              <w:top w:val="single" w:sz="4" w:space="0" w:color="auto"/>
              <w:left w:val="single" w:sz="4" w:space="0" w:color="auto"/>
              <w:right w:val="single" w:sz="4" w:space="0" w:color="auto"/>
            </w:tcBorders>
          </w:tcPr>
          <w:p w14:paraId="690FD4A0" w14:textId="77777777" w:rsidR="00895AB4" w:rsidRPr="00BD5FDB" w:rsidRDefault="000D4A1B" w:rsidP="005A3CD2">
            <w:pPr>
              <w:pStyle w:val="Other0"/>
            </w:pPr>
            <w:r w:rsidRPr="00BD5FDB">
              <w:rPr>
                <w:rStyle w:val="Other"/>
              </w:rPr>
              <w:t>N/A</w:t>
            </w:r>
          </w:p>
        </w:tc>
      </w:tr>
      <w:tr w:rsidR="00895AB4" w:rsidRPr="00BD5FDB" w14:paraId="28CB763F" w14:textId="77777777" w:rsidTr="005A3CD2">
        <w:trPr>
          <w:jc w:val="center"/>
        </w:trPr>
        <w:tc>
          <w:tcPr>
            <w:tcW w:w="432" w:type="dxa"/>
            <w:tcBorders>
              <w:top w:val="single" w:sz="4" w:space="0" w:color="auto"/>
              <w:left w:val="single" w:sz="4" w:space="0" w:color="auto"/>
            </w:tcBorders>
          </w:tcPr>
          <w:p w14:paraId="4BF7C0CF" w14:textId="77777777" w:rsidR="00895AB4" w:rsidRPr="00BD5FDB" w:rsidRDefault="000D4A1B" w:rsidP="005A3CD2">
            <w:pPr>
              <w:pStyle w:val="Other0"/>
            </w:pPr>
            <w:r w:rsidRPr="00BD5FDB">
              <w:rPr>
                <w:rStyle w:val="Other"/>
              </w:rPr>
              <w:t>108</w:t>
            </w:r>
          </w:p>
        </w:tc>
        <w:tc>
          <w:tcPr>
            <w:tcW w:w="3576" w:type="dxa"/>
            <w:tcBorders>
              <w:top w:val="single" w:sz="4" w:space="0" w:color="auto"/>
              <w:left w:val="single" w:sz="4" w:space="0" w:color="auto"/>
            </w:tcBorders>
          </w:tcPr>
          <w:p w14:paraId="7AACB091" w14:textId="77777777" w:rsidR="00895AB4" w:rsidRPr="00BD5FDB" w:rsidRDefault="000D4A1B" w:rsidP="005A3CD2">
            <w:pPr>
              <w:pStyle w:val="Other0"/>
              <w:ind w:right="128"/>
            </w:pPr>
            <w:r w:rsidRPr="00BD5FDB">
              <w:rPr>
                <w:rStyle w:val="Other"/>
              </w:rPr>
              <w:t>API_108_ID_TRANS_NOT_UNIQUE _ERROR</w:t>
            </w:r>
          </w:p>
        </w:tc>
        <w:tc>
          <w:tcPr>
            <w:tcW w:w="2702" w:type="dxa"/>
            <w:tcBorders>
              <w:top w:val="single" w:sz="4" w:space="0" w:color="auto"/>
              <w:left w:val="single" w:sz="4" w:space="0" w:color="auto"/>
            </w:tcBorders>
          </w:tcPr>
          <w:p w14:paraId="4DFEB60B" w14:textId="77777777" w:rsidR="00895AB4" w:rsidRPr="00BD5FDB" w:rsidRDefault="000D4A1B" w:rsidP="005A3CD2">
            <w:pPr>
              <w:pStyle w:val="Other0"/>
            </w:pPr>
            <w:r w:rsidRPr="00BD5FDB">
              <w:rPr>
                <w:rStyle w:val="Other"/>
              </w:rPr>
              <w:t>The transaction identifier is already in use.</w:t>
            </w:r>
          </w:p>
        </w:tc>
        <w:tc>
          <w:tcPr>
            <w:tcW w:w="3610" w:type="dxa"/>
            <w:tcBorders>
              <w:top w:val="single" w:sz="4" w:space="0" w:color="auto"/>
              <w:left w:val="single" w:sz="4" w:space="0" w:color="auto"/>
              <w:right w:val="single" w:sz="4" w:space="0" w:color="auto"/>
            </w:tcBorders>
          </w:tcPr>
          <w:p w14:paraId="3F9A9824" w14:textId="77777777" w:rsidR="00895AB4" w:rsidRPr="00BD5FDB" w:rsidRDefault="000D4A1B" w:rsidP="005A3CD2">
            <w:pPr>
              <w:pStyle w:val="Other0"/>
            </w:pPr>
            <w:r w:rsidRPr="00BD5FDB">
              <w:rPr>
                <w:rStyle w:val="Other"/>
              </w:rPr>
              <w:t>A different transaction identifier is required.</w:t>
            </w:r>
          </w:p>
        </w:tc>
      </w:tr>
      <w:tr w:rsidR="00895AB4" w:rsidRPr="00BD5FDB" w14:paraId="002F4669" w14:textId="77777777" w:rsidTr="005A3CD2">
        <w:trPr>
          <w:jc w:val="center"/>
        </w:trPr>
        <w:tc>
          <w:tcPr>
            <w:tcW w:w="432" w:type="dxa"/>
            <w:tcBorders>
              <w:top w:val="single" w:sz="4" w:space="0" w:color="auto"/>
              <w:left w:val="single" w:sz="4" w:space="0" w:color="auto"/>
            </w:tcBorders>
          </w:tcPr>
          <w:p w14:paraId="20840836" w14:textId="77777777" w:rsidR="00895AB4" w:rsidRPr="00BD5FDB" w:rsidRDefault="000D4A1B" w:rsidP="005A3CD2">
            <w:pPr>
              <w:pStyle w:val="Other0"/>
            </w:pPr>
            <w:r w:rsidRPr="00BD5FDB">
              <w:rPr>
                <w:rStyle w:val="Other"/>
              </w:rPr>
              <w:t>303</w:t>
            </w:r>
          </w:p>
        </w:tc>
        <w:tc>
          <w:tcPr>
            <w:tcW w:w="3576" w:type="dxa"/>
            <w:tcBorders>
              <w:top w:val="single" w:sz="4" w:space="0" w:color="auto"/>
              <w:left w:val="single" w:sz="4" w:space="0" w:color="auto"/>
            </w:tcBorders>
          </w:tcPr>
          <w:p w14:paraId="043BB160" w14:textId="77777777" w:rsidR="00895AB4" w:rsidRPr="00BD5FDB" w:rsidRDefault="000D4A1B" w:rsidP="005A3CD2">
            <w:pPr>
              <w:pStyle w:val="Other0"/>
              <w:ind w:right="128"/>
            </w:pPr>
            <w:r w:rsidRPr="00BD5FDB">
              <w:rPr>
                <w:rStyle w:val="Other"/>
                <w:lang w:val="fr-FR"/>
              </w:rPr>
              <w:t>API_303_NO_CANDIDATURE_ERROR</w:t>
            </w:r>
          </w:p>
        </w:tc>
        <w:tc>
          <w:tcPr>
            <w:tcW w:w="2702" w:type="dxa"/>
            <w:tcBorders>
              <w:top w:val="single" w:sz="4" w:space="0" w:color="auto"/>
              <w:left w:val="single" w:sz="4" w:space="0" w:color="auto"/>
            </w:tcBorders>
          </w:tcPr>
          <w:p w14:paraId="0110545F" w14:textId="4AF7ED76" w:rsidR="00895AB4" w:rsidRPr="00BD5FDB" w:rsidRDefault="000D4A1B" w:rsidP="005A3CD2">
            <w:pPr>
              <w:pStyle w:val="Other0"/>
            </w:pPr>
            <w:r w:rsidRPr="00BD5FDB">
              <w:rPr>
                <w:rStyle w:val="Other"/>
              </w:rPr>
              <w:t>You must</w:t>
            </w:r>
            <w:r w:rsidRPr="00BD5FDB">
              <w:rPr>
                <w:rStyle w:val="Other"/>
                <w:color w:val="FF0000"/>
              </w:rPr>
              <w:t xml:space="preserve"> </w:t>
            </w:r>
            <w:r w:rsidRPr="00BD5FDB">
              <w:rPr>
                <w:rStyle w:val="Other"/>
              </w:rPr>
              <w:t>fill in the application: either url or email</w:t>
            </w:r>
          </w:p>
        </w:tc>
        <w:tc>
          <w:tcPr>
            <w:tcW w:w="3610" w:type="dxa"/>
            <w:tcBorders>
              <w:top w:val="single" w:sz="4" w:space="0" w:color="auto"/>
              <w:left w:val="single" w:sz="4" w:space="0" w:color="auto"/>
              <w:right w:val="single" w:sz="4" w:space="0" w:color="auto"/>
            </w:tcBorders>
          </w:tcPr>
          <w:p w14:paraId="6A815F3B" w14:textId="77777777" w:rsidR="00895AB4" w:rsidRPr="00BD5FDB" w:rsidRDefault="000D4A1B" w:rsidP="005A3CD2">
            <w:pPr>
              <w:pStyle w:val="Other0"/>
            </w:pPr>
            <w:r w:rsidRPr="00BD5FDB">
              <w:rPr>
                <w:rStyle w:val="Other"/>
              </w:rPr>
              <w:t>N/A</w:t>
            </w:r>
          </w:p>
        </w:tc>
      </w:tr>
      <w:tr w:rsidR="00895AB4" w:rsidRPr="00BD5FDB" w14:paraId="48173739" w14:textId="77777777" w:rsidTr="005A3CD2">
        <w:trPr>
          <w:jc w:val="center"/>
        </w:trPr>
        <w:tc>
          <w:tcPr>
            <w:tcW w:w="432" w:type="dxa"/>
            <w:tcBorders>
              <w:top w:val="single" w:sz="4" w:space="0" w:color="auto"/>
              <w:left w:val="single" w:sz="4" w:space="0" w:color="auto"/>
            </w:tcBorders>
          </w:tcPr>
          <w:p w14:paraId="30ACDF45" w14:textId="77777777" w:rsidR="00895AB4" w:rsidRPr="00BD5FDB" w:rsidRDefault="000D4A1B" w:rsidP="005A3CD2">
            <w:pPr>
              <w:pStyle w:val="Other0"/>
            </w:pPr>
            <w:r w:rsidRPr="00BD5FDB">
              <w:rPr>
                <w:rStyle w:val="Other"/>
              </w:rPr>
              <w:t>304</w:t>
            </w:r>
          </w:p>
        </w:tc>
        <w:tc>
          <w:tcPr>
            <w:tcW w:w="3576" w:type="dxa"/>
            <w:tcBorders>
              <w:top w:val="single" w:sz="4" w:space="0" w:color="auto"/>
              <w:left w:val="single" w:sz="4" w:space="0" w:color="auto"/>
            </w:tcBorders>
          </w:tcPr>
          <w:p w14:paraId="72FE2B96" w14:textId="77777777" w:rsidR="00895AB4" w:rsidRPr="00BD5FDB" w:rsidRDefault="000D4A1B" w:rsidP="005A3CD2">
            <w:pPr>
              <w:pStyle w:val="Other0"/>
              <w:ind w:right="128"/>
            </w:pPr>
            <w:r w:rsidRPr="00BD5FDB">
              <w:rPr>
                <w:rStyle w:val="Other"/>
                <w:lang w:val="fr-FR"/>
              </w:rPr>
              <w:t>API_304_URL_FORMAT_ERROR</w:t>
            </w:r>
          </w:p>
        </w:tc>
        <w:tc>
          <w:tcPr>
            <w:tcW w:w="2702" w:type="dxa"/>
            <w:tcBorders>
              <w:top w:val="single" w:sz="4" w:space="0" w:color="auto"/>
              <w:left w:val="single" w:sz="4" w:space="0" w:color="auto"/>
            </w:tcBorders>
          </w:tcPr>
          <w:p w14:paraId="1BDB19B2" w14:textId="77777777" w:rsidR="00895AB4" w:rsidRPr="00BD5FDB" w:rsidRDefault="000D4A1B" w:rsidP="005A3CD2">
            <w:pPr>
              <w:pStyle w:val="Other0"/>
            </w:pPr>
            <w:r w:rsidRPr="00BD5FDB">
              <w:rPr>
                <w:rStyle w:val="Other"/>
              </w:rPr>
              <w:t>The format of the application URL is invalid.</w:t>
            </w:r>
          </w:p>
        </w:tc>
        <w:tc>
          <w:tcPr>
            <w:tcW w:w="3610" w:type="dxa"/>
            <w:tcBorders>
              <w:top w:val="single" w:sz="4" w:space="0" w:color="auto"/>
              <w:left w:val="single" w:sz="4" w:space="0" w:color="auto"/>
              <w:right w:val="single" w:sz="4" w:space="0" w:color="auto"/>
            </w:tcBorders>
          </w:tcPr>
          <w:p w14:paraId="3F759369" w14:textId="77777777" w:rsidR="00895AB4" w:rsidRPr="00BD5FDB" w:rsidRDefault="000D4A1B" w:rsidP="005A3CD2">
            <w:pPr>
              <w:pStyle w:val="Other0"/>
            </w:pPr>
            <w:r w:rsidRPr="00BD5FDB">
              <w:rPr>
                <w:rStyle w:val="Other"/>
              </w:rPr>
              <w:t>Make the application URL compliant.</w:t>
            </w:r>
          </w:p>
          <w:p w14:paraId="1CA50381" w14:textId="77777777" w:rsidR="00895AB4" w:rsidRPr="00BD5FDB" w:rsidRDefault="000D4A1B" w:rsidP="005A3CD2">
            <w:pPr>
              <w:pStyle w:val="Other0"/>
            </w:pPr>
            <w:r w:rsidRPr="00BD5FDB">
              <w:rPr>
                <w:rStyle w:val="Other"/>
              </w:rPr>
              <w:t>Must comply with REGEXP</w:t>
            </w:r>
          </w:p>
          <w:p w14:paraId="018435F9" w14:textId="77777777" w:rsidR="00895AB4" w:rsidRPr="00BD5FDB" w:rsidRDefault="000D4A1B" w:rsidP="005A3CD2">
            <w:pPr>
              <w:pStyle w:val="Other0"/>
            </w:pPr>
            <w:r w:rsidRPr="00BD5FDB">
              <w:rPr>
                <w:rStyle w:val="Other"/>
              </w:rPr>
              <w:t>URL_CANDIDATURE described below in the document.</w:t>
            </w:r>
          </w:p>
        </w:tc>
      </w:tr>
      <w:tr w:rsidR="00895AB4" w:rsidRPr="00BD5FDB" w14:paraId="727A6569" w14:textId="77777777" w:rsidTr="005A3CD2">
        <w:trPr>
          <w:jc w:val="center"/>
        </w:trPr>
        <w:tc>
          <w:tcPr>
            <w:tcW w:w="432" w:type="dxa"/>
            <w:tcBorders>
              <w:top w:val="single" w:sz="4" w:space="0" w:color="auto"/>
              <w:left w:val="single" w:sz="4" w:space="0" w:color="auto"/>
            </w:tcBorders>
          </w:tcPr>
          <w:p w14:paraId="3DAE4E2A" w14:textId="77777777" w:rsidR="00895AB4" w:rsidRPr="00BD5FDB" w:rsidRDefault="000D4A1B" w:rsidP="005A3CD2">
            <w:pPr>
              <w:pStyle w:val="Other0"/>
            </w:pPr>
            <w:r w:rsidRPr="00BD5FDB">
              <w:rPr>
                <w:rStyle w:val="Other"/>
              </w:rPr>
              <w:t>308</w:t>
            </w:r>
          </w:p>
        </w:tc>
        <w:tc>
          <w:tcPr>
            <w:tcW w:w="3576" w:type="dxa"/>
            <w:tcBorders>
              <w:top w:val="single" w:sz="4" w:space="0" w:color="auto"/>
              <w:left w:val="single" w:sz="4" w:space="0" w:color="auto"/>
            </w:tcBorders>
          </w:tcPr>
          <w:p w14:paraId="62F978FF" w14:textId="77777777" w:rsidR="00895AB4" w:rsidRPr="00BD5FDB" w:rsidRDefault="000D4A1B" w:rsidP="005A3CD2">
            <w:pPr>
              <w:pStyle w:val="Other0"/>
              <w:ind w:right="554"/>
            </w:pPr>
            <w:r w:rsidRPr="00BD5FDB">
              <w:rPr>
                <w:rStyle w:val="Other"/>
                <w:lang w:val="fr-FR"/>
              </w:rPr>
              <w:t>API_308_INVALID_EMA_FORMAT _ERROR</w:t>
            </w:r>
          </w:p>
        </w:tc>
        <w:tc>
          <w:tcPr>
            <w:tcW w:w="2702" w:type="dxa"/>
            <w:tcBorders>
              <w:top w:val="single" w:sz="4" w:space="0" w:color="auto"/>
              <w:left w:val="single" w:sz="4" w:space="0" w:color="auto"/>
            </w:tcBorders>
          </w:tcPr>
          <w:p w14:paraId="17A3C361" w14:textId="77777777" w:rsidR="00895AB4" w:rsidRPr="00BD5FDB" w:rsidRDefault="000D4A1B" w:rsidP="005A3CD2">
            <w:pPr>
              <w:pStyle w:val="Other0"/>
            </w:pPr>
            <w:r w:rsidRPr="00BD5FDB">
              <w:rPr>
                <w:rStyle w:val="Other"/>
              </w:rPr>
              <w:t>The email format is invalid or the email is missing.</w:t>
            </w:r>
          </w:p>
        </w:tc>
        <w:tc>
          <w:tcPr>
            <w:tcW w:w="3610" w:type="dxa"/>
            <w:tcBorders>
              <w:top w:val="single" w:sz="4" w:space="0" w:color="auto"/>
              <w:left w:val="single" w:sz="4" w:space="0" w:color="auto"/>
              <w:right w:val="single" w:sz="4" w:space="0" w:color="auto"/>
            </w:tcBorders>
          </w:tcPr>
          <w:p w14:paraId="008B1392" w14:textId="77777777" w:rsidR="00895AB4" w:rsidRPr="00BD5FDB" w:rsidRDefault="000D4A1B" w:rsidP="005A3CD2">
            <w:pPr>
              <w:pStyle w:val="Other0"/>
            </w:pPr>
            <w:r w:rsidRPr="00BD5FDB">
              <w:rPr>
                <w:rStyle w:val="Other"/>
              </w:rPr>
              <w:t>Make the email compliant.</w:t>
            </w:r>
          </w:p>
        </w:tc>
      </w:tr>
      <w:tr w:rsidR="00895AB4" w:rsidRPr="00BD5FDB" w14:paraId="548AB44F" w14:textId="77777777" w:rsidTr="005A3CD2">
        <w:trPr>
          <w:jc w:val="center"/>
        </w:trPr>
        <w:tc>
          <w:tcPr>
            <w:tcW w:w="432" w:type="dxa"/>
            <w:tcBorders>
              <w:top w:val="single" w:sz="4" w:space="0" w:color="auto"/>
              <w:left w:val="single" w:sz="4" w:space="0" w:color="auto"/>
            </w:tcBorders>
          </w:tcPr>
          <w:p w14:paraId="5C914EC7" w14:textId="77777777" w:rsidR="00895AB4" w:rsidRPr="00BD5FDB" w:rsidRDefault="000D4A1B" w:rsidP="005A3CD2">
            <w:pPr>
              <w:pStyle w:val="Other0"/>
            </w:pPr>
            <w:r w:rsidRPr="00BD5FDB">
              <w:rPr>
                <w:rStyle w:val="Other"/>
              </w:rPr>
              <w:t>309</w:t>
            </w:r>
          </w:p>
        </w:tc>
        <w:tc>
          <w:tcPr>
            <w:tcW w:w="3576" w:type="dxa"/>
            <w:tcBorders>
              <w:top w:val="single" w:sz="4" w:space="0" w:color="auto"/>
              <w:left w:val="single" w:sz="4" w:space="0" w:color="auto"/>
            </w:tcBorders>
          </w:tcPr>
          <w:p w14:paraId="4D880162" w14:textId="77777777" w:rsidR="00895AB4" w:rsidRPr="0095354F" w:rsidRDefault="000D4A1B" w:rsidP="005A3CD2">
            <w:pPr>
              <w:pStyle w:val="Other0"/>
              <w:ind w:right="554"/>
              <w:rPr>
                <w:lang w:val="da-DK"/>
              </w:rPr>
            </w:pPr>
            <w:r w:rsidRPr="0095354F">
              <w:rPr>
                <w:rStyle w:val="Other"/>
                <w:lang w:val="da-DK"/>
              </w:rPr>
              <w:t>API_309_INVALID_FORMAT_REF _ERROR</w:t>
            </w:r>
          </w:p>
        </w:tc>
        <w:tc>
          <w:tcPr>
            <w:tcW w:w="2702" w:type="dxa"/>
            <w:tcBorders>
              <w:top w:val="single" w:sz="4" w:space="0" w:color="auto"/>
              <w:left w:val="single" w:sz="4" w:space="0" w:color="auto"/>
            </w:tcBorders>
          </w:tcPr>
          <w:p w14:paraId="75A9E550" w14:textId="77777777" w:rsidR="00895AB4" w:rsidRPr="00BD5FDB" w:rsidRDefault="000D4A1B" w:rsidP="005A3CD2">
            <w:pPr>
              <w:pStyle w:val="Other0"/>
            </w:pPr>
            <w:r w:rsidRPr="00BD5FDB">
              <w:rPr>
                <w:rStyle w:val="Other"/>
              </w:rPr>
              <w:t>The offer reference is invalid or not supplied.</w:t>
            </w:r>
          </w:p>
        </w:tc>
        <w:tc>
          <w:tcPr>
            <w:tcW w:w="3610" w:type="dxa"/>
            <w:tcBorders>
              <w:top w:val="single" w:sz="4" w:space="0" w:color="auto"/>
              <w:left w:val="single" w:sz="4" w:space="0" w:color="auto"/>
              <w:right w:val="single" w:sz="4" w:space="0" w:color="auto"/>
            </w:tcBorders>
          </w:tcPr>
          <w:p w14:paraId="11CF30AA" w14:textId="77777777" w:rsidR="00895AB4" w:rsidRPr="00BD5FDB" w:rsidRDefault="000D4A1B" w:rsidP="005A3CD2">
            <w:pPr>
              <w:pStyle w:val="Other0"/>
            </w:pPr>
            <w:r w:rsidRPr="00BD5FDB">
              <w:rPr>
                <w:rStyle w:val="Other"/>
              </w:rPr>
              <w:t>Correct the format of the offer reference in the XML flow (must be less than 20 characters).</w:t>
            </w:r>
          </w:p>
        </w:tc>
      </w:tr>
      <w:tr w:rsidR="00895AB4" w:rsidRPr="00BD5FDB" w14:paraId="22F814BD" w14:textId="77777777" w:rsidTr="005A3CD2">
        <w:trPr>
          <w:jc w:val="center"/>
        </w:trPr>
        <w:tc>
          <w:tcPr>
            <w:tcW w:w="432" w:type="dxa"/>
            <w:tcBorders>
              <w:top w:val="single" w:sz="4" w:space="0" w:color="auto"/>
              <w:left w:val="single" w:sz="4" w:space="0" w:color="auto"/>
            </w:tcBorders>
          </w:tcPr>
          <w:p w14:paraId="683430A2" w14:textId="77777777" w:rsidR="00895AB4" w:rsidRPr="00BD5FDB" w:rsidRDefault="000D4A1B" w:rsidP="005A3CD2">
            <w:pPr>
              <w:pStyle w:val="Other0"/>
            </w:pPr>
            <w:r w:rsidRPr="00BD5FDB">
              <w:rPr>
                <w:rStyle w:val="Other"/>
              </w:rPr>
              <w:t>310</w:t>
            </w:r>
          </w:p>
        </w:tc>
        <w:tc>
          <w:tcPr>
            <w:tcW w:w="3576" w:type="dxa"/>
            <w:tcBorders>
              <w:top w:val="single" w:sz="4" w:space="0" w:color="auto"/>
              <w:left w:val="single" w:sz="4" w:space="0" w:color="auto"/>
            </w:tcBorders>
          </w:tcPr>
          <w:p w14:paraId="353AB34F" w14:textId="77777777" w:rsidR="00895AB4" w:rsidRPr="00BD5FDB" w:rsidRDefault="000D4A1B" w:rsidP="005A3CD2">
            <w:pPr>
              <w:pStyle w:val="Other0"/>
              <w:ind w:right="554"/>
            </w:pPr>
            <w:r w:rsidRPr="00BD5FDB">
              <w:rPr>
                <w:rStyle w:val="Other"/>
                <w:lang w:val="fr-FR"/>
              </w:rPr>
              <w:t>API_310_INVALID_SIRET_ERROR</w:t>
            </w:r>
          </w:p>
        </w:tc>
        <w:tc>
          <w:tcPr>
            <w:tcW w:w="2702" w:type="dxa"/>
            <w:tcBorders>
              <w:top w:val="single" w:sz="4" w:space="0" w:color="auto"/>
              <w:left w:val="single" w:sz="4" w:space="0" w:color="auto"/>
            </w:tcBorders>
          </w:tcPr>
          <w:p w14:paraId="27FDAC3A" w14:textId="77777777" w:rsidR="00895AB4" w:rsidRPr="00BD5FDB" w:rsidRDefault="000D4A1B" w:rsidP="005A3CD2">
            <w:pPr>
              <w:pStyle w:val="Other0"/>
            </w:pPr>
            <w:r w:rsidRPr="00BD5FDB">
              <w:rPr>
                <w:rStyle w:val="Other"/>
              </w:rPr>
              <w:t>The company's SIRET number is invalid or not supplied.</w:t>
            </w:r>
          </w:p>
        </w:tc>
        <w:tc>
          <w:tcPr>
            <w:tcW w:w="3610" w:type="dxa"/>
            <w:tcBorders>
              <w:top w:val="single" w:sz="4" w:space="0" w:color="auto"/>
              <w:left w:val="single" w:sz="4" w:space="0" w:color="auto"/>
              <w:right w:val="single" w:sz="4" w:space="0" w:color="auto"/>
            </w:tcBorders>
          </w:tcPr>
          <w:p w14:paraId="49C4EE55" w14:textId="77777777" w:rsidR="00895AB4" w:rsidRPr="00BD5FDB" w:rsidRDefault="000D4A1B" w:rsidP="005A3CD2">
            <w:pPr>
              <w:pStyle w:val="Other0"/>
            </w:pPr>
            <w:r w:rsidRPr="00BD5FDB">
              <w:rPr>
                <w:rStyle w:val="Other"/>
              </w:rPr>
              <w:t>Correct the format of the company's SIRET number in the XML flow.</w:t>
            </w:r>
          </w:p>
        </w:tc>
      </w:tr>
      <w:tr w:rsidR="00895AB4" w:rsidRPr="00BD5FDB" w14:paraId="0624D257" w14:textId="77777777" w:rsidTr="005A3CD2">
        <w:trPr>
          <w:jc w:val="center"/>
        </w:trPr>
        <w:tc>
          <w:tcPr>
            <w:tcW w:w="432" w:type="dxa"/>
            <w:tcBorders>
              <w:top w:val="single" w:sz="4" w:space="0" w:color="auto"/>
              <w:left w:val="single" w:sz="4" w:space="0" w:color="auto"/>
            </w:tcBorders>
          </w:tcPr>
          <w:p w14:paraId="224052AE" w14:textId="77777777" w:rsidR="00895AB4" w:rsidRPr="00BD5FDB" w:rsidRDefault="000D4A1B" w:rsidP="005A3CD2">
            <w:pPr>
              <w:pStyle w:val="Other0"/>
            </w:pPr>
            <w:r w:rsidRPr="00BD5FDB">
              <w:rPr>
                <w:rStyle w:val="Other"/>
              </w:rPr>
              <w:t>311</w:t>
            </w:r>
          </w:p>
        </w:tc>
        <w:tc>
          <w:tcPr>
            <w:tcW w:w="3576" w:type="dxa"/>
            <w:tcBorders>
              <w:top w:val="single" w:sz="4" w:space="0" w:color="auto"/>
              <w:left w:val="single" w:sz="4" w:space="0" w:color="auto"/>
            </w:tcBorders>
          </w:tcPr>
          <w:p w14:paraId="18B0A3A5" w14:textId="77777777" w:rsidR="00895AB4" w:rsidRPr="00BD5FDB" w:rsidRDefault="000D4A1B" w:rsidP="005A3CD2">
            <w:pPr>
              <w:pStyle w:val="Other0"/>
              <w:ind w:right="554"/>
            </w:pPr>
            <w:r w:rsidRPr="00BD5FDB">
              <w:rPr>
                <w:rStyle w:val="Other"/>
                <w:lang w:val="fr-FR"/>
              </w:rPr>
              <w:t>API_311_INVALID_NAF_ERROR</w:t>
            </w:r>
          </w:p>
        </w:tc>
        <w:tc>
          <w:tcPr>
            <w:tcW w:w="2702" w:type="dxa"/>
            <w:tcBorders>
              <w:top w:val="single" w:sz="4" w:space="0" w:color="auto"/>
              <w:left w:val="single" w:sz="4" w:space="0" w:color="auto"/>
            </w:tcBorders>
          </w:tcPr>
          <w:p w14:paraId="4B82C0E4" w14:textId="77777777" w:rsidR="00895AB4" w:rsidRPr="00BD5FDB" w:rsidRDefault="000D4A1B" w:rsidP="005A3CD2">
            <w:pPr>
              <w:pStyle w:val="Other0"/>
            </w:pPr>
            <w:r w:rsidRPr="00BD5FDB">
              <w:rPr>
                <w:rStyle w:val="Other"/>
              </w:rPr>
              <w:t>The NAF code is invalid or not supplied.</w:t>
            </w:r>
          </w:p>
        </w:tc>
        <w:tc>
          <w:tcPr>
            <w:tcW w:w="3610" w:type="dxa"/>
            <w:tcBorders>
              <w:top w:val="single" w:sz="4" w:space="0" w:color="auto"/>
              <w:left w:val="single" w:sz="4" w:space="0" w:color="auto"/>
              <w:right w:val="single" w:sz="4" w:space="0" w:color="auto"/>
            </w:tcBorders>
          </w:tcPr>
          <w:p w14:paraId="722EBD65" w14:textId="77777777" w:rsidR="00895AB4" w:rsidRPr="00BD5FDB" w:rsidRDefault="000D4A1B" w:rsidP="005A3CD2">
            <w:pPr>
              <w:pStyle w:val="Other0"/>
            </w:pPr>
            <w:r w:rsidRPr="00BD5FDB">
              <w:rPr>
                <w:rStyle w:val="Other"/>
              </w:rPr>
              <w:t>Correct the format of the NAF code in the XML flow.</w:t>
            </w:r>
          </w:p>
        </w:tc>
      </w:tr>
      <w:tr w:rsidR="00895AB4" w:rsidRPr="00BD5FDB" w14:paraId="26CD1534" w14:textId="77777777" w:rsidTr="005A3CD2">
        <w:trPr>
          <w:jc w:val="center"/>
        </w:trPr>
        <w:tc>
          <w:tcPr>
            <w:tcW w:w="432" w:type="dxa"/>
            <w:tcBorders>
              <w:top w:val="single" w:sz="4" w:space="0" w:color="auto"/>
              <w:left w:val="single" w:sz="4" w:space="0" w:color="auto"/>
            </w:tcBorders>
          </w:tcPr>
          <w:p w14:paraId="4DA616D1" w14:textId="77777777" w:rsidR="00895AB4" w:rsidRPr="00BD5FDB" w:rsidRDefault="000D4A1B" w:rsidP="005A3CD2">
            <w:pPr>
              <w:pStyle w:val="Other0"/>
            </w:pPr>
            <w:r w:rsidRPr="00BD5FDB">
              <w:rPr>
                <w:rStyle w:val="Other"/>
              </w:rPr>
              <w:t>312</w:t>
            </w:r>
          </w:p>
        </w:tc>
        <w:tc>
          <w:tcPr>
            <w:tcW w:w="3576" w:type="dxa"/>
            <w:tcBorders>
              <w:top w:val="single" w:sz="4" w:space="0" w:color="auto"/>
              <w:left w:val="single" w:sz="4" w:space="0" w:color="auto"/>
            </w:tcBorders>
          </w:tcPr>
          <w:p w14:paraId="77C62724" w14:textId="77777777" w:rsidR="00895AB4" w:rsidRPr="00BD5FDB" w:rsidRDefault="000D4A1B" w:rsidP="005A3CD2">
            <w:pPr>
              <w:pStyle w:val="Other0"/>
              <w:ind w:right="554"/>
            </w:pPr>
            <w:r w:rsidRPr="00BD5FDB">
              <w:rPr>
                <w:rStyle w:val="Other"/>
              </w:rPr>
              <w:t>API_312_CLIENT_NOT_FOUND _ERROR</w:t>
            </w:r>
          </w:p>
        </w:tc>
        <w:tc>
          <w:tcPr>
            <w:tcW w:w="2702" w:type="dxa"/>
            <w:tcBorders>
              <w:top w:val="single" w:sz="4" w:space="0" w:color="auto"/>
              <w:left w:val="single" w:sz="4" w:space="0" w:color="auto"/>
            </w:tcBorders>
          </w:tcPr>
          <w:p w14:paraId="07D87A68" w14:textId="77777777" w:rsidR="00895AB4" w:rsidRPr="00BD5FDB" w:rsidRDefault="000D4A1B" w:rsidP="005A3CD2">
            <w:pPr>
              <w:pStyle w:val="Other0"/>
            </w:pPr>
            <w:r w:rsidRPr="00BD5FDB">
              <w:rPr>
                <w:rStyle w:val="Other"/>
              </w:rPr>
              <w:t>The company assigned to the offer is not found in the Apec database.</w:t>
            </w:r>
          </w:p>
        </w:tc>
        <w:tc>
          <w:tcPr>
            <w:tcW w:w="3610" w:type="dxa"/>
            <w:tcBorders>
              <w:top w:val="single" w:sz="4" w:space="0" w:color="auto"/>
              <w:left w:val="single" w:sz="4" w:space="0" w:color="auto"/>
              <w:right w:val="single" w:sz="4" w:space="0" w:color="auto"/>
            </w:tcBorders>
          </w:tcPr>
          <w:p w14:paraId="16DC91AB" w14:textId="77777777" w:rsidR="00895AB4" w:rsidRPr="00BD5FDB" w:rsidRDefault="000D4A1B" w:rsidP="005A3CD2">
            <w:pPr>
              <w:pStyle w:val="Other0"/>
            </w:pPr>
            <w:r w:rsidRPr="00BD5FDB">
              <w:rPr>
                <w:rStyle w:val="Other"/>
              </w:rPr>
              <w:t>Contact ADEP technical support.</w:t>
            </w:r>
          </w:p>
        </w:tc>
      </w:tr>
      <w:tr w:rsidR="00895AB4" w:rsidRPr="00BD5FDB" w14:paraId="5C6DBE12" w14:textId="77777777" w:rsidTr="005A3CD2">
        <w:trPr>
          <w:jc w:val="center"/>
        </w:trPr>
        <w:tc>
          <w:tcPr>
            <w:tcW w:w="432" w:type="dxa"/>
            <w:tcBorders>
              <w:top w:val="single" w:sz="4" w:space="0" w:color="auto"/>
              <w:left w:val="single" w:sz="4" w:space="0" w:color="auto"/>
            </w:tcBorders>
          </w:tcPr>
          <w:p w14:paraId="24B33BB1" w14:textId="77777777" w:rsidR="00895AB4" w:rsidRPr="00BD5FDB" w:rsidRDefault="000D4A1B" w:rsidP="005A3CD2">
            <w:pPr>
              <w:pStyle w:val="Other0"/>
            </w:pPr>
            <w:r w:rsidRPr="00BD5FDB">
              <w:rPr>
                <w:rStyle w:val="Other"/>
              </w:rPr>
              <w:t>313</w:t>
            </w:r>
          </w:p>
        </w:tc>
        <w:tc>
          <w:tcPr>
            <w:tcW w:w="3576" w:type="dxa"/>
            <w:tcBorders>
              <w:top w:val="single" w:sz="4" w:space="0" w:color="auto"/>
              <w:left w:val="single" w:sz="4" w:space="0" w:color="auto"/>
            </w:tcBorders>
          </w:tcPr>
          <w:p w14:paraId="0B05B9F0" w14:textId="77777777" w:rsidR="00895AB4" w:rsidRPr="00BD5FDB" w:rsidRDefault="000D4A1B" w:rsidP="005A3CD2">
            <w:pPr>
              <w:pStyle w:val="Other0"/>
              <w:ind w:right="554"/>
            </w:pPr>
            <w:r w:rsidRPr="00BD5FDB">
              <w:rPr>
                <w:rStyle w:val="Other"/>
                <w:lang w:val="fr-FR"/>
              </w:rPr>
              <w:t>API_313_INVALID_CIV_ERROR</w:t>
            </w:r>
          </w:p>
        </w:tc>
        <w:tc>
          <w:tcPr>
            <w:tcW w:w="2702" w:type="dxa"/>
            <w:tcBorders>
              <w:top w:val="single" w:sz="4" w:space="0" w:color="auto"/>
              <w:left w:val="single" w:sz="4" w:space="0" w:color="auto"/>
            </w:tcBorders>
          </w:tcPr>
          <w:p w14:paraId="75BAEE59" w14:textId="77777777" w:rsidR="00895AB4" w:rsidRPr="00BD5FDB" w:rsidRDefault="000D4A1B" w:rsidP="005A3CD2">
            <w:pPr>
              <w:pStyle w:val="Other0"/>
            </w:pPr>
            <w:r w:rsidRPr="00BD5FDB">
              <w:rPr>
                <w:rStyle w:val="Other"/>
              </w:rPr>
              <w:t>The civil status code is not one of the expected values.</w:t>
            </w:r>
          </w:p>
        </w:tc>
        <w:tc>
          <w:tcPr>
            <w:tcW w:w="3610" w:type="dxa"/>
            <w:tcBorders>
              <w:top w:val="single" w:sz="4" w:space="0" w:color="auto"/>
              <w:left w:val="single" w:sz="4" w:space="0" w:color="auto"/>
              <w:right w:val="single" w:sz="4" w:space="0" w:color="auto"/>
            </w:tcBorders>
          </w:tcPr>
          <w:p w14:paraId="1F56B516" w14:textId="77777777" w:rsidR="00895AB4" w:rsidRPr="00BD5FDB" w:rsidRDefault="000D4A1B" w:rsidP="005A3CD2">
            <w:pPr>
              <w:pStyle w:val="Other0"/>
            </w:pPr>
            <w:r w:rsidRPr="00BD5FDB">
              <w:rPr>
                <w:rStyle w:val="Other"/>
              </w:rPr>
              <w:t>Check the authorised values for the CIVILITE_DOMAIN domain in the ADEP documentation.</w:t>
            </w:r>
          </w:p>
        </w:tc>
      </w:tr>
      <w:tr w:rsidR="00895AB4" w:rsidRPr="00BD5FDB" w14:paraId="335D50FC" w14:textId="77777777" w:rsidTr="005A3CD2">
        <w:trPr>
          <w:jc w:val="center"/>
        </w:trPr>
        <w:tc>
          <w:tcPr>
            <w:tcW w:w="432" w:type="dxa"/>
            <w:tcBorders>
              <w:top w:val="single" w:sz="4" w:space="0" w:color="auto"/>
              <w:left w:val="single" w:sz="4" w:space="0" w:color="auto"/>
            </w:tcBorders>
          </w:tcPr>
          <w:p w14:paraId="79219167" w14:textId="77777777" w:rsidR="00895AB4" w:rsidRPr="00BD5FDB" w:rsidRDefault="000D4A1B" w:rsidP="005A3CD2">
            <w:pPr>
              <w:pStyle w:val="Other0"/>
            </w:pPr>
            <w:r w:rsidRPr="00BD5FDB">
              <w:rPr>
                <w:rStyle w:val="Other"/>
              </w:rPr>
              <w:t>315</w:t>
            </w:r>
          </w:p>
        </w:tc>
        <w:tc>
          <w:tcPr>
            <w:tcW w:w="3576" w:type="dxa"/>
            <w:tcBorders>
              <w:top w:val="single" w:sz="4" w:space="0" w:color="auto"/>
              <w:left w:val="single" w:sz="4" w:space="0" w:color="auto"/>
            </w:tcBorders>
          </w:tcPr>
          <w:p w14:paraId="17D40698" w14:textId="77777777" w:rsidR="00895AB4" w:rsidRPr="00BD5FDB" w:rsidRDefault="000D4A1B" w:rsidP="005A3CD2">
            <w:pPr>
              <w:pStyle w:val="Other0"/>
              <w:ind w:right="554"/>
            </w:pPr>
            <w:r w:rsidRPr="00BD5FDB">
              <w:rPr>
                <w:rStyle w:val="Other"/>
              </w:rPr>
              <w:t>API_315_INVALID_CODE_JOB _ERROR</w:t>
            </w:r>
          </w:p>
        </w:tc>
        <w:tc>
          <w:tcPr>
            <w:tcW w:w="2702" w:type="dxa"/>
            <w:tcBorders>
              <w:top w:val="single" w:sz="4" w:space="0" w:color="auto"/>
              <w:left w:val="single" w:sz="4" w:space="0" w:color="auto"/>
            </w:tcBorders>
          </w:tcPr>
          <w:p w14:paraId="3C0DB788" w14:textId="77777777" w:rsidR="00895AB4" w:rsidRPr="00BD5FDB" w:rsidRDefault="000D4A1B" w:rsidP="005A3CD2">
            <w:pPr>
              <w:pStyle w:val="Other0"/>
            </w:pPr>
            <w:r w:rsidRPr="00BD5FDB">
              <w:rPr>
                <w:rStyle w:val="Other"/>
              </w:rPr>
              <w:t>The position stipulated in the offer is not valid.</w:t>
            </w:r>
          </w:p>
        </w:tc>
        <w:tc>
          <w:tcPr>
            <w:tcW w:w="3610" w:type="dxa"/>
            <w:tcBorders>
              <w:top w:val="single" w:sz="4" w:space="0" w:color="auto"/>
              <w:left w:val="single" w:sz="4" w:space="0" w:color="auto"/>
              <w:right w:val="single" w:sz="4" w:space="0" w:color="auto"/>
            </w:tcBorders>
          </w:tcPr>
          <w:p w14:paraId="7546ACBA" w14:textId="77777777" w:rsidR="00895AB4" w:rsidRPr="00BD5FDB" w:rsidRDefault="000D4A1B" w:rsidP="005A3CD2">
            <w:pPr>
              <w:pStyle w:val="Other0"/>
            </w:pPr>
            <w:r w:rsidRPr="00BD5FDB">
              <w:rPr>
                <w:rStyle w:val="Other"/>
              </w:rPr>
              <w:t>Check the value of the code entered.</w:t>
            </w:r>
          </w:p>
        </w:tc>
      </w:tr>
      <w:tr w:rsidR="00895AB4" w:rsidRPr="00BD5FDB" w14:paraId="6DDE8826" w14:textId="77777777" w:rsidTr="005A3CD2">
        <w:trPr>
          <w:jc w:val="center"/>
        </w:trPr>
        <w:tc>
          <w:tcPr>
            <w:tcW w:w="432" w:type="dxa"/>
            <w:tcBorders>
              <w:top w:val="single" w:sz="4" w:space="0" w:color="auto"/>
              <w:left w:val="single" w:sz="4" w:space="0" w:color="auto"/>
            </w:tcBorders>
          </w:tcPr>
          <w:p w14:paraId="1DF89F4D" w14:textId="77777777" w:rsidR="00895AB4" w:rsidRPr="00BD5FDB" w:rsidRDefault="000D4A1B" w:rsidP="005A3CD2">
            <w:pPr>
              <w:pStyle w:val="Other0"/>
            </w:pPr>
            <w:r w:rsidRPr="00BD5FDB">
              <w:rPr>
                <w:rStyle w:val="Other"/>
              </w:rPr>
              <w:t>316</w:t>
            </w:r>
          </w:p>
        </w:tc>
        <w:tc>
          <w:tcPr>
            <w:tcW w:w="3576" w:type="dxa"/>
            <w:tcBorders>
              <w:top w:val="single" w:sz="4" w:space="0" w:color="auto"/>
              <w:left w:val="single" w:sz="4" w:space="0" w:color="auto"/>
            </w:tcBorders>
          </w:tcPr>
          <w:p w14:paraId="660418F3" w14:textId="77777777" w:rsidR="00895AB4" w:rsidRPr="00BD5FDB" w:rsidRDefault="000D4A1B" w:rsidP="005A3CD2">
            <w:pPr>
              <w:pStyle w:val="Other0"/>
              <w:ind w:right="554"/>
            </w:pPr>
            <w:r w:rsidRPr="00BD5FDB">
              <w:rPr>
                <w:rStyle w:val="Other"/>
                <w:lang w:val="fr-FR"/>
              </w:rPr>
              <w:t>API_316_INVALID_INL_ERROR</w:t>
            </w:r>
          </w:p>
        </w:tc>
        <w:tc>
          <w:tcPr>
            <w:tcW w:w="2702" w:type="dxa"/>
            <w:tcBorders>
              <w:top w:val="single" w:sz="4" w:space="0" w:color="auto"/>
              <w:left w:val="single" w:sz="4" w:space="0" w:color="auto"/>
            </w:tcBorders>
          </w:tcPr>
          <w:p w14:paraId="463E0329" w14:textId="77777777" w:rsidR="00895AB4" w:rsidRPr="00BD5FDB" w:rsidRDefault="000D4A1B" w:rsidP="005A3CD2">
            <w:pPr>
              <w:pStyle w:val="Other0"/>
            </w:pPr>
            <w:r w:rsidRPr="00BD5FDB">
              <w:rPr>
                <w:rStyle w:val="Other"/>
              </w:rPr>
              <w:t>The position title is not valid.</w:t>
            </w:r>
          </w:p>
        </w:tc>
        <w:tc>
          <w:tcPr>
            <w:tcW w:w="3610" w:type="dxa"/>
            <w:tcBorders>
              <w:top w:val="single" w:sz="4" w:space="0" w:color="auto"/>
              <w:left w:val="single" w:sz="4" w:space="0" w:color="auto"/>
              <w:right w:val="single" w:sz="4" w:space="0" w:color="auto"/>
            </w:tcBorders>
          </w:tcPr>
          <w:p w14:paraId="540C106A" w14:textId="77777777" w:rsidR="00895AB4" w:rsidRPr="00BD5FDB" w:rsidRDefault="000D4A1B" w:rsidP="005A3CD2">
            <w:pPr>
              <w:pStyle w:val="Other0"/>
            </w:pPr>
            <w:r w:rsidRPr="00BD5FDB">
              <w:rPr>
                <w:rStyle w:val="Other"/>
              </w:rPr>
              <w:t>Check the length of the position “title” field. It is limited to 76 characters without the word M/F and 80 characters with the word M/F.</w:t>
            </w:r>
          </w:p>
        </w:tc>
      </w:tr>
      <w:tr w:rsidR="00895AB4" w:rsidRPr="00BD5FDB" w14:paraId="312D3D1F" w14:textId="77777777" w:rsidTr="005A3CD2">
        <w:trPr>
          <w:jc w:val="center"/>
        </w:trPr>
        <w:tc>
          <w:tcPr>
            <w:tcW w:w="432" w:type="dxa"/>
            <w:tcBorders>
              <w:top w:val="single" w:sz="4" w:space="0" w:color="auto"/>
              <w:left w:val="single" w:sz="4" w:space="0" w:color="auto"/>
            </w:tcBorders>
          </w:tcPr>
          <w:p w14:paraId="0D1A0B40" w14:textId="77777777" w:rsidR="00895AB4" w:rsidRPr="00BD5FDB" w:rsidRDefault="000D4A1B" w:rsidP="005A3CD2">
            <w:pPr>
              <w:pStyle w:val="Other0"/>
            </w:pPr>
            <w:r w:rsidRPr="00BD5FDB">
              <w:rPr>
                <w:rStyle w:val="Other"/>
              </w:rPr>
              <w:t>317</w:t>
            </w:r>
          </w:p>
        </w:tc>
        <w:tc>
          <w:tcPr>
            <w:tcW w:w="3576" w:type="dxa"/>
            <w:tcBorders>
              <w:top w:val="single" w:sz="4" w:space="0" w:color="auto"/>
              <w:left w:val="single" w:sz="4" w:space="0" w:color="auto"/>
            </w:tcBorders>
          </w:tcPr>
          <w:p w14:paraId="3B2E4A07" w14:textId="77777777" w:rsidR="00895AB4" w:rsidRPr="0095354F" w:rsidRDefault="000D4A1B" w:rsidP="005A3CD2">
            <w:pPr>
              <w:pStyle w:val="Other0"/>
              <w:ind w:right="554"/>
              <w:rPr>
                <w:lang w:val="da-DK"/>
              </w:rPr>
            </w:pPr>
            <w:r w:rsidRPr="0095354F">
              <w:rPr>
                <w:rStyle w:val="Other"/>
                <w:lang w:val="da-DK"/>
              </w:rPr>
              <w:t>API_317_INVALID_SAL_MIN_ERROR</w:t>
            </w:r>
          </w:p>
        </w:tc>
        <w:tc>
          <w:tcPr>
            <w:tcW w:w="2702" w:type="dxa"/>
            <w:tcBorders>
              <w:top w:val="single" w:sz="4" w:space="0" w:color="auto"/>
              <w:left w:val="single" w:sz="4" w:space="0" w:color="auto"/>
            </w:tcBorders>
          </w:tcPr>
          <w:p w14:paraId="79DAB5B9" w14:textId="77777777" w:rsidR="00895AB4" w:rsidRPr="00BD5FDB" w:rsidRDefault="000D4A1B" w:rsidP="005A3CD2">
            <w:pPr>
              <w:pStyle w:val="Other0"/>
            </w:pPr>
            <w:r w:rsidRPr="00BD5FDB">
              <w:rPr>
                <w:rStyle w:val="Other"/>
              </w:rPr>
              <w:t>The minimum salary is not valid.</w:t>
            </w:r>
          </w:p>
        </w:tc>
        <w:tc>
          <w:tcPr>
            <w:tcW w:w="3610" w:type="dxa"/>
            <w:tcBorders>
              <w:top w:val="single" w:sz="4" w:space="0" w:color="auto"/>
              <w:left w:val="single" w:sz="4" w:space="0" w:color="auto"/>
              <w:right w:val="single" w:sz="4" w:space="0" w:color="auto"/>
            </w:tcBorders>
          </w:tcPr>
          <w:p w14:paraId="567A6979" w14:textId="77777777" w:rsidR="00895AB4" w:rsidRPr="00BD5FDB" w:rsidRDefault="000D4A1B" w:rsidP="005A3CD2">
            <w:pPr>
              <w:pStyle w:val="Other0"/>
            </w:pPr>
            <w:r w:rsidRPr="00BD5FDB">
              <w:rPr>
                <w:rStyle w:val="Other"/>
              </w:rPr>
              <w:t>You need to check the "minimum salary" field in your XML code.</w:t>
            </w:r>
          </w:p>
        </w:tc>
      </w:tr>
      <w:tr w:rsidR="00895AB4" w:rsidRPr="00BD5FDB" w14:paraId="05DFEC81" w14:textId="77777777" w:rsidTr="005A3CD2">
        <w:trPr>
          <w:jc w:val="center"/>
        </w:trPr>
        <w:tc>
          <w:tcPr>
            <w:tcW w:w="432" w:type="dxa"/>
            <w:tcBorders>
              <w:top w:val="single" w:sz="4" w:space="0" w:color="auto"/>
              <w:left w:val="single" w:sz="4" w:space="0" w:color="auto"/>
            </w:tcBorders>
          </w:tcPr>
          <w:p w14:paraId="2F8E92E6" w14:textId="77777777" w:rsidR="00895AB4" w:rsidRPr="00BD5FDB" w:rsidRDefault="000D4A1B" w:rsidP="005A3CD2">
            <w:pPr>
              <w:pStyle w:val="Other0"/>
            </w:pPr>
            <w:r w:rsidRPr="00BD5FDB">
              <w:rPr>
                <w:rStyle w:val="Other"/>
              </w:rPr>
              <w:t>318</w:t>
            </w:r>
          </w:p>
        </w:tc>
        <w:tc>
          <w:tcPr>
            <w:tcW w:w="3576" w:type="dxa"/>
            <w:tcBorders>
              <w:top w:val="single" w:sz="4" w:space="0" w:color="auto"/>
              <w:left w:val="single" w:sz="4" w:space="0" w:color="auto"/>
            </w:tcBorders>
          </w:tcPr>
          <w:p w14:paraId="0BA643B8" w14:textId="77777777" w:rsidR="00895AB4" w:rsidRPr="00BD5FDB" w:rsidRDefault="000D4A1B" w:rsidP="005A3CD2">
            <w:pPr>
              <w:pStyle w:val="Other0"/>
              <w:ind w:right="554"/>
            </w:pPr>
            <w:r w:rsidRPr="00BD5FDB">
              <w:rPr>
                <w:rStyle w:val="Other"/>
              </w:rPr>
              <w:t>API_318_INVALID_SAL_MAX_ERROR</w:t>
            </w:r>
          </w:p>
        </w:tc>
        <w:tc>
          <w:tcPr>
            <w:tcW w:w="2702" w:type="dxa"/>
            <w:tcBorders>
              <w:top w:val="single" w:sz="4" w:space="0" w:color="auto"/>
              <w:left w:val="single" w:sz="4" w:space="0" w:color="auto"/>
            </w:tcBorders>
          </w:tcPr>
          <w:p w14:paraId="0480AC3C" w14:textId="77777777" w:rsidR="00895AB4" w:rsidRPr="00BD5FDB" w:rsidRDefault="000D4A1B" w:rsidP="005A3CD2">
            <w:pPr>
              <w:pStyle w:val="Other0"/>
            </w:pPr>
            <w:r w:rsidRPr="00BD5FDB">
              <w:rPr>
                <w:rStyle w:val="Other"/>
              </w:rPr>
              <w:t>The maximum salary is not valid.</w:t>
            </w:r>
          </w:p>
        </w:tc>
        <w:tc>
          <w:tcPr>
            <w:tcW w:w="3610" w:type="dxa"/>
            <w:tcBorders>
              <w:top w:val="single" w:sz="4" w:space="0" w:color="auto"/>
              <w:left w:val="single" w:sz="4" w:space="0" w:color="auto"/>
              <w:right w:val="single" w:sz="4" w:space="0" w:color="auto"/>
            </w:tcBorders>
          </w:tcPr>
          <w:p w14:paraId="575C2AB9" w14:textId="77777777" w:rsidR="00895AB4" w:rsidRPr="00BD5FDB" w:rsidRDefault="000D4A1B" w:rsidP="005A3CD2">
            <w:pPr>
              <w:pStyle w:val="Other0"/>
            </w:pPr>
            <w:r w:rsidRPr="00BD5FDB">
              <w:rPr>
                <w:rStyle w:val="Other"/>
              </w:rPr>
              <w:t>You need to check the "maximum salary" field in your XML code.</w:t>
            </w:r>
          </w:p>
        </w:tc>
      </w:tr>
      <w:tr w:rsidR="00895AB4" w:rsidRPr="00BD5FDB" w14:paraId="69C5A29D" w14:textId="77777777" w:rsidTr="005A3CD2">
        <w:trPr>
          <w:jc w:val="center"/>
        </w:trPr>
        <w:tc>
          <w:tcPr>
            <w:tcW w:w="432" w:type="dxa"/>
            <w:tcBorders>
              <w:top w:val="single" w:sz="4" w:space="0" w:color="auto"/>
              <w:left w:val="single" w:sz="4" w:space="0" w:color="auto"/>
            </w:tcBorders>
          </w:tcPr>
          <w:p w14:paraId="7A80B68D" w14:textId="77777777" w:rsidR="00895AB4" w:rsidRPr="00BD5FDB" w:rsidRDefault="000D4A1B" w:rsidP="005A3CD2">
            <w:pPr>
              <w:pStyle w:val="Other0"/>
            </w:pPr>
            <w:r w:rsidRPr="00BD5FDB">
              <w:rPr>
                <w:rStyle w:val="Other"/>
              </w:rPr>
              <w:t>319</w:t>
            </w:r>
          </w:p>
        </w:tc>
        <w:tc>
          <w:tcPr>
            <w:tcW w:w="3576" w:type="dxa"/>
            <w:tcBorders>
              <w:top w:val="single" w:sz="4" w:space="0" w:color="auto"/>
              <w:left w:val="single" w:sz="4" w:space="0" w:color="auto"/>
            </w:tcBorders>
          </w:tcPr>
          <w:p w14:paraId="36E82713" w14:textId="77777777" w:rsidR="00895AB4" w:rsidRPr="00BD5FDB" w:rsidRDefault="000D4A1B" w:rsidP="005A3CD2">
            <w:pPr>
              <w:pStyle w:val="Other0"/>
              <w:ind w:right="554"/>
            </w:pPr>
            <w:r w:rsidRPr="00BD5FDB">
              <w:rPr>
                <w:rStyle w:val="Other"/>
                <w:lang w:val="fr-FR"/>
              </w:rPr>
              <w:t>API_319_INVALID_EXP_ERROR</w:t>
            </w:r>
          </w:p>
        </w:tc>
        <w:tc>
          <w:tcPr>
            <w:tcW w:w="2702" w:type="dxa"/>
            <w:tcBorders>
              <w:top w:val="single" w:sz="4" w:space="0" w:color="auto"/>
              <w:left w:val="single" w:sz="4" w:space="0" w:color="auto"/>
            </w:tcBorders>
          </w:tcPr>
          <w:p w14:paraId="032FD474" w14:textId="77777777" w:rsidR="00895AB4" w:rsidRPr="00BD5FDB" w:rsidRDefault="000D4A1B" w:rsidP="005A3CD2">
            <w:pPr>
              <w:pStyle w:val="Other0"/>
            </w:pPr>
            <w:r w:rsidRPr="00BD5FDB">
              <w:rPr>
                <w:rStyle w:val="Other"/>
              </w:rPr>
              <w:t>The level of experience is not valid.</w:t>
            </w:r>
          </w:p>
        </w:tc>
        <w:tc>
          <w:tcPr>
            <w:tcW w:w="3610" w:type="dxa"/>
            <w:tcBorders>
              <w:top w:val="single" w:sz="4" w:space="0" w:color="auto"/>
              <w:left w:val="single" w:sz="4" w:space="0" w:color="auto"/>
              <w:right w:val="single" w:sz="4" w:space="0" w:color="auto"/>
            </w:tcBorders>
          </w:tcPr>
          <w:p w14:paraId="5CF623BB" w14:textId="77777777" w:rsidR="00895AB4" w:rsidRPr="00BD5FDB" w:rsidRDefault="000D4A1B" w:rsidP="005A3CD2">
            <w:pPr>
              <w:pStyle w:val="Other0"/>
            </w:pPr>
            <w:r w:rsidRPr="00BD5FDB">
              <w:rPr>
                <w:rStyle w:val="Other"/>
              </w:rPr>
              <w:t>Check the authorised values for the domain NIVEAU_EXPERIENCE_DOMAIN in the ADEP documentation.</w:t>
            </w:r>
          </w:p>
        </w:tc>
      </w:tr>
      <w:tr w:rsidR="00895AB4" w:rsidRPr="00BD5FDB" w14:paraId="469583CF" w14:textId="77777777" w:rsidTr="005A3CD2">
        <w:trPr>
          <w:jc w:val="center"/>
        </w:trPr>
        <w:tc>
          <w:tcPr>
            <w:tcW w:w="432" w:type="dxa"/>
            <w:tcBorders>
              <w:top w:val="single" w:sz="4" w:space="0" w:color="auto"/>
              <w:left w:val="single" w:sz="4" w:space="0" w:color="auto"/>
            </w:tcBorders>
          </w:tcPr>
          <w:p w14:paraId="5DFC3E2B" w14:textId="77777777" w:rsidR="00895AB4" w:rsidRPr="00BD5FDB" w:rsidRDefault="000D4A1B" w:rsidP="005A3CD2">
            <w:pPr>
              <w:pStyle w:val="Other0"/>
            </w:pPr>
            <w:r w:rsidRPr="00BD5FDB">
              <w:rPr>
                <w:rStyle w:val="Other"/>
              </w:rPr>
              <w:t>320</w:t>
            </w:r>
          </w:p>
        </w:tc>
        <w:tc>
          <w:tcPr>
            <w:tcW w:w="3576" w:type="dxa"/>
            <w:tcBorders>
              <w:top w:val="single" w:sz="4" w:space="0" w:color="auto"/>
              <w:left w:val="single" w:sz="4" w:space="0" w:color="auto"/>
            </w:tcBorders>
          </w:tcPr>
          <w:p w14:paraId="30E9EF5C" w14:textId="77777777" w:rsidR="00895AB4" w:rsidRPr="00BD5FDB" w:rsidRDefault="000D4A1B" w:rsidP="005A3CD2">
            <w:pPr>
              <w:pStyle w:val="Other0"/>
              <w:ind w:right="554"/>
            </w:pPr>
            <w:r w:rsidRPr="00BD5FDB">
              <w:rPr>
                <w:rStyle w:val="Other"/>
                <w:lang w:val="fr-FR"/>
              </w:rPr>
              <w:t>API_320_INVALID_CON_ERROR</w:t>
            </w:r>
          </w:p>
        </w:tc>
        <w:tc>
          <w:tcPr>
            <w:tcW w:w="2702" w:type="dxa"/>
            <w:tcBorders>
              <w:top w:val="single" w:sz="4" w:space="0" w:color="auto"/>
              <w:left w:val="single" w:sz="4" w:space="0" w:color="auto"/>
            </w:tcBorders>
          </w:tcPr>
          <w:p w14:paraId="199059F1" w14:textId="77777777" w:rsidR="00895AB4" w:rsidRPr="00BD5FDB" w:rsidRDefault="000D4A1B" w:rsidP="005A3CD2">
            <w:pPr>
              <w:pStyle w:val="Other0"/>
            </w:pPr>
            <w:r w:rsidRPr="00BD5FDB">
              <w:rPr>
                <w:rStyle w:val="Other"/>
              </w:rPr>
              <w:t>The contract type is not valid.</w:t>
            </w:r>
          </w:p>
        </w:tc>
        <w:tc>
          <w:tcPr>
            <w:tcW w:w="3610" w:type="dxa"/>
            <w:tcBorders>
              <w:top w:val="single" w:sz="4" w:space="0" w:color="auto"/>
              <w:left w:val="single" w:sz="4" w:space="0" w:color="auto"/>
              <w:right w:val="single" w:sz="4" w:space="0" w:color="auto"/>
            </w:tcBorders>
          </w:tcPr>
          <w:p w14:paraId="51D72AE5" w14:textId="77777777" w:rsidR="00895AB4" w:rsidRPr="00BD5FDB" w:rsidRDefault="000D4A1B" w:rsidP="005A3CD2">
            <w:pPr>
              <w:pStyle w:val="Other0"/>
            </w:pPr>
            <w:r w:rsidRPr="00BD5FDB">
              <w:rPr>
                <w:rStyle w:val="Other"/>
              </w:rPr>
              <w:t>Check that your company has the right to offer the type of contract specified (depending on the company, a recruiter may be refused certain types of contract). Check that you have entered an acceptable value for the XML format used.</w:t>
            </w:r>
          </w:p>
        </w:tc>
      </w:tr>
      <w:tr w:rsidR="00895AB4" w:rsidRPr="00BD5FDB" w14:paraId="7CE9A2DB" w14:textId="77777777" w:rsidTr="005A3CD2">
        <w:trPr>
          <w:jc w:val="center"/>
        </w:trPr>
        <w:tc>
          <w:tcPr>
            <w:tcW w:w="432" w:type="dxa"/>
            <w:tcBorders>
              <w:top w:val="single" w:sz="4" w:space="0" w:color="auto"/>
              <w:left w:val="single" w:sz="4" w:space="0" w:color="auto"/>
            </w:tcBorders>
          </w:tcPr>
          <w:p w14:paraId="70EE7643" w14:textId="77777777" w:rsidR="00895AB4" w:rsidRPr="00BD5FDB" w:rsidRDefault="000D4A1B" w:rsidP="005A3CD2">
            <w:pPr>
              <w:pStyle w:val="Other0"/>
            </w:pPr>
            <w:r w:rsidRPr="00BD5FDB">
              <w:rPr>
                <w:rStyle w:val="Other"/>
              </w:rPr>
              <w:t>321</w:t>
            </w:r>
          </w:p>
        </w:tc>
        <w:tc>
          <w:tcPr>
            <w:tcW w:w="3576" w:type="dxa"/>
            <w:tcBorders>
              <w:top w:val="single" w:sz="4" w:space="0" w:color="auto"/>
              <w:left w:val="single" w:sz="4" w:space="0" w:color="auto"/>
            </w:tcBorders>
          </w:tcPr>
          <w:p w14:paraId="073BCEEC" w14:textId="77777777" w:rsidR="00895AB4" w:rsidRPr="0095354F" w:rsidRDefault="000D4A1B" w:rsidP="005A3CD2">
            <w:pPr>
              <w:pStyle w:val="Other0"/>
              <w:ind w:right="554"/>
              <w:rPr>
                <w:lang w:val="es-ES"/>
              </w:rPr>
            </w:pPr>
            <w:r w:rsidRPr="0095354F">
              <w:rPr>
                <w:rStyle w:val="Other"/>
                <w:lang w:val="es-ES"/>
              </w:rPr>
              <w:t>API_321_INVALID_NB_POS_ERROR</w:t>
            </w:r>
          </w:p>
        </w:tc>
        <w:tc>
          <w:tcPr>
            <w:tcW w:w="2702" w:type="dxa"/>
            <w:tcBorders>
              <w:top w:val="single" w:sz="4" w:space="0" w:color="auto"/>
              <w:left w:val="single" w:sz="4" w:space="0" w:color="auto"/>
            </w:tcBorders>
          </w:tcPr>
          <w:p w14:paraId="1C7DDA7A" w14:textId="77777777" w:rsidR="00895AB4" w:rsidRPr="00BD5FDB" w:rsidRDefault="000D4A1B" w:rsidP="005A3CD2">
            <w:pPr>
              <w:pStyle w:val="Other0"/>
            </w:pPr>
            <w:r w:rsidRPr="00BD5FDB">
              <w:rPr>
                <w:rStyle w:val="Other"/>
              </w:rPr>
              <w:t>The number of positions indicated is not valid.</w:t>
            </w:r>
          </w:p>
        </w:tc>
        <w:tc>
          <w:tcPr>
            <w:tcW w:w="3610" w:type="dxa"/>
            <w:tcBorders>
              <w:top w:val="single" w:sz="4" w:space="0" w:color="auto"/>
              <w:left w:val="single" w:sz="4" w:space="0" w:color="auto"/>
              <w:right w:val="single" w:sz="4" w:space="0" w:color="auto"/>
            </w:tcBorders>
          </w:tcPr>
          <w:p w14:paraId="23332A47" w14:textId="77777777" w:rsidR="00895AB4" w:rsidRPr="00BD5FDB" w:rsidRDefault="000D4A1B" w:rsidP="005A3CD2">
            <w:pPr>
              <w:pStyle w:val="Other0"/>
            </w:pPr>
            <w:r w:rsidRPr="00BD5FDB">
              <w:rPr>
                <w:rStyle w:val="Other"/>
              </w:rPr>
              <w:t>Check that the number of positions is between 1 and 10.</w:t>
            </w:r>
          </w:p>
        </w:tc>
      </w:tr>
      <w:tr w:rsidR="00895AB4" w:rsidRPr="00BD5FDB" w14:paraId="79CD9A63" w14:textId="77777777" w:rsidTr="005A3CD2">
        <w:trPr>
          <w:jc w:val="center"/>
        </w:trPr>
        <w:tc>
          <w:tcPr>
            <w:tcW w:w="432" w:type="dxa"/>
            <w:tcBorders>
              <w:top w:val="single" w:sz="4" w:space="0" w:color="auto"/>
              <w:left w:val="single" w:sz="4" w:space="0" w:color="auto"/>
            </w:tcBorders>
          </w:tcPr>
          <w:p w14:paraId="2A19AD30" w14:textId="77777777" w:rsidR="00895AB4" w:rsidRPr="00BD5FDB" w:rsidRDefault="000D4A1B" w:rsidP="005A3CD2">
            <w:pPr>
              <w:pStyle w:val="Other0"/>
            </w:pPr>
            <w:r w:rsidRPr="00BD5FDB">
              <w:rPr>
                <w:rStyle w:val="Other"/>
              </w:rPr>
              <w:t>322</w:t>
            </w:r>
          </w:p>
        </w:tc>
        <w:tc>
          <w:tcPr>
            <w:tcW w:w="3576" w:type="dxa"/>
            <w:tcBorders>
              <w:top w:val="single" w:sz="4" w:space="0" w:color="auto"/>
              <w:left w:val="single" w:sz="4" w:space="0" w:color="auto"/>
            </w:tcBorders>
          </w:tcPr>
          <w:p w14:paraId="3615C735" w14:textId="77777777" w:rsidR="00895AB4" w:rsidRPr="00BD5FDB" w:rsidRDefault="000D4A1B" w:rsidP="005A3CD2">
            <w:pPr>
              <w:pStyle w:val="Other0"/>
              <w:ind w:right="554"/>
            </w:pPr>
            <w:r w:rsidRPr="00BD5FDB">
              <w:rPr>
                <w:rStyle w:val="Other"/>
                <w:lang w:val="fr-FR"/>
              </w:rPr>
              <w:t>API_322_INVALID_TYPE_ERROR</w:t>
            </w:r>
          </w:p>
        </w:tc>
        <w:tc>
          <w:tcPr>
            <w:tcW w:w="2702" w:type="dxa"/>
            <w:tcBorders>
              <w:top w:val="single" w:sz="4" w:space="0" w:color="auto"/>
              <w:left w:val="single" w:sz="4" w:space="0" w:color="auto"/>
            </w:tcBorders>
          </w:tcPr>
          <w:p w14:paraId="7C87FBA4" w14:textId="77777777" w:rsidR="00895AB4" w:rsidRPr="00BD5FDB" w:rsidRDefault="000D4A1B" w:rsidP="005A3CD2">
            <w:pPr>
              <w:pStyle w:val="Other0"/>
            </w:pPr>
            <w:r w:rsidRPr="00BD5FDB">
              <w:rPr>
                <w:rStyle w:val="Other"/>
              </w:rPr>
              <w:t>The offer type is not valid.</w:t>
            </w:r>
          </w:p>
        </w:tc>
        <w:tc>
          <w:tcPr>
            <w:tcW w:w="3610" w:type="dxa"/>
            <w:tcBorders>
              <w:top w:val="single" w:sz="4" w:space="0" w:color="auto"/>
              <w:left w:val="single" w:sz="4" w:space="0" w:color="auto"/>
              <w:right w:val="single" w:sz="4" w:space="0" w:color="auto"/>
            </w:tcBorders>
          </w:tcPr>
          <w:p w14:paraId="07CDB60C" w14:textId="77777777" w:rsidR="00895AB4" w:rsidRPr="00BD5FDB" w:rsidRDefault="000D4A1B" w:rsidP="005A3CD2">
            <w:pPr>
              <w:pStyle w:val="Other0"/>
            </w:pPr>
            <w:r w:rsidRPr="00BD5FDB">
              <w:rPr>
                <w:rStyle w:val="Other"/>
              </w:rPr>
              <w:t>You need to check that there is a single "offer type" field in your XML code.</w:t>
            </w:r>
          </w:p>
        </w:tc>
      </w:tr>
      <w:tr w:rsidR="00895AB4" w:rsidRPr="00BD5FDB" w14:paraId="65CF70ED" w14:textId="77777777" w:rsidTr="005A3CD2">
        <w:trPr>
          <w:jc w:val="center"/>
        </w:trPr>
        <w:tc>
          <w:tcPr>
            <w:tcW w:w="10320" w:type="dxa"/>
            <w:gridSpan w:val="4"/>
            <w:tcBorders>
              <w:top w:val="single" w:sz="4" w:space="0" w:color="auto"/>
              <w:bottom w:val="single" w:sz="4" w:space="0" w:color="auto"/>
            </w:tcBorders>
          </w:tcPr>
          <w:p w14:paraId="5FA8B25D" w14:textId="77777777" w:rsidR="00895AB4" w:rsidRPr="0095354F" w:rsidRDefault="00895AB4" w:rsidP="005A3CD2">
            <w:pPr>
              <w:rPr>
                <w:sz w:val="10"/>
                <w:szCs w:val="10"/>
                <w:lang w:val="en-US"/>
              </w:rPr>
            </w:pPr>
          </w:p>
        </w:tc>
      </w:tr>
    </w:tbl>
    <w:p w14:paraId="622C1773" w14:textId="77777777" w:rsidR="00895AB4" w:rsidRPr="00BD5FDB" w:rsidRDefault="000D4A1B" w:rsidP="009710C9">
      <w:pPr>
        <w:rPr>
          <w:sz w:val="2"/>
          <w:szCs w:val="2"/>
        </w:rPr>
      </w:pPr>
      <w:r w:rsidRPr="00BD5FDB">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432"/>
        <w:gridCol w:w="3576"/>
        <w:gridCol w:w="2702"/>
        <w:gridCol w:w="3610"/>
      </w:tblGrid>
      <w:tr w:rsidR="00895AB4" w:rsidRPr="00BD5FDB" w14:paraId="6E3C4D4F" w14:textId="77777777" w:rsidTr="005A3CD2">
        <w:trPr>
          <w:jc w:val="center"/>
        </w:trPr>
        <w:tc>
          <w:tcPr>
            <w:tcW w:w="432" w:type="dxa"/>
            <w:tcBorders>
              <w:top w:val="single" w:sz="4" w:space="0" w:color="auto"/>
              <w:left w:val="single" w:sz="4" w:space="0" w:color="auto"/>
            </w:tcBorders>
          </w:tcPr>
          <w:p w14:paraId="508C916F" w14:textId="77777777" w:rsidR="00895AB4" w:rsidRPr="00BD5FDB" w:rsidRDefault="000D4A1B" w:rsidP="005A3CD2">
            <w:pPr>
              <w:pStyle w:val="Other0"/>
            </w:pPr>
            <w:r w:rsidRPr="00BD5FDB">
              <w:rPr>
                <w:rStyle w:val="Other"/>
              </w:rPr>
              <w:lastRenderedPageBreak/>
              <w:t>323</w:t>
            </w:r>
          </w:p>
        </w:tc>
        <w:tc>
          <w:tcPr>
            <w:tcW w:w="3576" w:type="dxa"/>
            <w:tcBorders>
              <w:top w:val="single" w:sz="4" w:space="0" w:color="auto"/>
              <w:left w:val="single" w:sz="4" w:space="0" w:color="auto"/>
            </w:tcBorders>
          </w:tcPr>
          <w:p w14:paraId="3BB4366D" w14:textId="77777777" w:rsidR="00895AB4" w:rsidRPr="00BD5FDB" w:rsidRDefault="000D4A1B" w:rsidP="005A3CD2">
            <w:pPr>
              <w:pStyle w:val="Other0"/>
              <w:ind w:right="270"/>
            </w:pPr>
            <w:r w:rsidRPr="00BD5FDB">
              <w:rPr>
                <w:rStyle w:val="Other"/>
                <w:lang w:val="fr-FR"/>
              </w:rPr>
              <w:t>API_323_INVALID_LIEU_ERROR</w:t>
            </w:r>
          </w:p>
        </w:tc>
        <w:tc>
          <w:tcPr>
            <w:tcW w:w="2702" w:type="dxa"/>
            <w:tcBorders>
              <w:top w:val="single" w:sz="4" w:space="0" w:color="auto"/>
              <w:left w:val="single" w:sz="4" w:space="0" w:color="auto"/>
            </w:tcBorders>
          </w:tcPr>
          <w:p w14:paraId="0B98CB0B" w14:textId="77777777" w:rsidR="00895AB4" w:rsidRPr="00BD5FDB" w:rsidRDefault="000D4A1B" w:rsidP="005A3CD2">
            <w:pPr>
              <w:pStyle w:val="Other0"/>
            </w:pPr>
            <w:r w:rsidRPr="00BD5FDB">
              <w:rPr>
                <w:rStyle w:val="Other"/>
              </w:rPr>
              <w:t>No location has been specified in the offer, or the location(s) specified are not valid.</w:t>
            </w:r>
          </w:p>
        </w:tc>
        <w:tc>
          <w:tcPr>
            <w:tcW w:w="3610" w:type="dxa"/>
            <w:tcBorders>
              <w:top w:val="single" w:sz="4" w:space="0" w:color="auto"/>
              <w:left w:val="single" w:sz="4" w:space="0" w:color="auto"/>
              <w:right w:val="single" w:sz="4" w:space="0" w:color="auto"/>
            </w:tcBorders>
          </w:tcPr>
          <w:p w14:paraId="7FB2177F" w14:textId="77777777" w:rsidR="00895AB4" w:rsidRPr="00BD5FDB" w:rsidRDefault="000D4A1B" w:rsidP="005A3CD2">
            <w:pPr>
              <w:pStyle w:val="Other0"/>
            </w:pPr>
            <w:r w:rsidRPr="00BD5FDB">
              <w:rPr>
                <w:rStyle w:val="Other"/>
              </w:rPr>
              <w:t>You need to specify a location in your XML code. Check the locations provided.</w:t>
            </w:r>
          </w:p>
        </w:tc>
      </w:tr>
      <w:tr w:rsidR="00895AB4" w:rsidRPr="00BD5FDB" w14:paraId="44D621A0" w14:textId="77777777" w:rsidTr="005A3CD2">
        <w:trPr>
          <w:jc w:val="center"/>
        </w:trPr>
        <w:tc>
          <w:tcPr>
            <w:tcW w:w="432" w:type="dxa"/>
            <w:tcBorders>
              <w:top w:val="single" w:sz="4" w:space="0" w:color="auto"/>
              <w:left w:val="single" w:sz="4" w:space="0" w:color="auto"/>
            </w:tcBorders>
          </w:tcPr>
          <w:p w14:paraId="1A6EB860" w14:textId="77777777" w:rsidR="00895AB4" w:rsidRPr="00BD5FDB" w:rsidRDefault="000D4A1B" w:rsidP="005A3CD2">
            <w:pPr>
              <w:pStyle w:val="Other0"/>
            </w:pPr>
            <w:r w:rsidRPr="00BD5FDB">
              <w:rPr>
                <w:rStyle w:val="Other"/>
              </w:rPr>
              <w:t>324</w:t>
            </w:r>
          </w:p>
        </w:tc>
        <w:tc>
          <w:tcPr>
            <w:tcW w:w="3576" w:type="dxa"/>
            <w:tcBorders>
              <w:top w:val="single" w:sz="4" w:space="0" w:color="auto"/>
              <w:left w:val="single" w:sz="4" w:space="0" w:color="auto"/>
            </w:tcBorders>
          </w:tcPr>
          <w:p w14:paraId="24A40B46" w14:textId="77777777" w:rsidR="00895AB4" w:rsidRPr="00BD5FDB" w:rsidRDefault="000D4A1B" w:rsidP="005A3CD2">
            <w:pPr>
              <w:pStyle w:val="Other0"/>
              <w:ind w:right="270"/>
            </w:pPr>
            <w:r w:rsidRPr="00BD5FDB">
              <w:rPr>
                <w:rStyle w:val="Other"/>
                <w:lang w:val="fr-FR"/>
              </w:rPr>
              <w:t>API_324_NB_LIEU_ERROR</w:t>
            </w:r>
          </w:p>
        </w:tc>
        <w:tc>
          <w:tcPr>
            <w:tcW w:w="2702" w:type="dxa"/>
            <w:tcBorders>
              <w:top w:val="single" w:sz="4" w:space="0" w:color="auto"/>
              <w:left w:val="single" w:sz="4" w:space="0" w:color="auto"/>
            </w:tcBorders>
          </w:tcPr>
          <w:p w14:paraId="44515273" w14:textId="77777777" w:rsidR="00895AB4" w:rsidRPr="00BD5FDB" w:rsidRDefault="000D4A1B" w:rsidP="005A3CD2">
            <w:pPr>
              <w:pStyle w:val="Other0"/>
            </w:pPr>
            <w:r w:rsidRPr="00BD5FDB">
              <w:rPr>
                <w:rStyle w:val="Other"/>
              </w:rPr>
              <w:t>The number of locations is greater than the number of positions indicated.</w:t>
            </w:r>
          </w:p>
        </w:tc>
        <w:tc>
          <w:tcPr>
            <w:tcW w:w="3610" w:type="dxa"/>
            <w:tcBorders>
              <w:top w:val="single" w:sz="4" w:space="0" w:color="auto"/>
              <w:left w:val="single" w:sz="4" w:space="0" w:color="auto"/>
              <w:right w:val="single" w:sz="4" w:space="0" w:color="auto"/>
            </w:tcBorders>
          </w:tcPr>
          <w:p w14:paraId="7ED4CD55" w14:textId="402952DA" w:rsidR="00895AB4" w:rsidRPr="00BD5FDB" w:rsidRDefault="000D4A1B" w:rsidP="005A3CD2">
            <w:pPr>
              <w:pStyle w:val="Other0"/>
            </w:pPr>
            <w:r w:rsidRPr="00BD5FDB">
              <w:rPr>
                <w:rStyle w:val="Other"/>
              </w:rPr>
              <w:t>Check that the total number of locations (in the case of a region, including the locations included in this region code) does not exceed the number of positions indicated.</w:t>
            </w:r>
          </w:p>
        </w:tc>
      </w:tr>
      <w:tr w:rsidR="00895AB4" w:rsidRPr="00BD5FDB" w14:paraId="56DDC7BA" w14:textId="77777777" w:rsidTr="005A3CD2">
        <w:trPr>
          <w:jc w:val="center"/>
        </w:trPr>
        <w:tc>
          <w:tcPr>
            <w:tcW w:w="432" w:type="dxa"/>
            <w:tcBorders>
              <w:top w:val="single" w:sz="4" w:space="0" w:color="auto"/>
              <w:left w:val="single" w:sz="4" w:space="0" w:color="auto"/>
            </w:tcBorders>
          </w:tcPr>
          <w:p w14:paraId="65D4D8C1" w14:textId="77777777" w:rsidR="00895AB4" w:rsidRPr="00BD5FDB" w:rsidRDefault="000D4A1B" w:rsidP="005A3CD2">
            <w:pPr>
              <w:pStyle w:val="Other0"/>
            </w:pPr>
            <w:r w:rsidRPr="00BD5FDB">
              <w:rPr>
                <w:rStyle w:val="Other"/>
              </w:rPr>
              <w:t>326</w:t>
            </w:r>
          </w:p>
        </w:tc>
        <w:tc>
          <w:tcPr>
            <w:tcW w:w="3576" w:type="dxa"/>
            <w:tcBorders>
              <w:top w:val="single" w:sz="4" w:space="0" w:color="auto"/>
              <w:left w:val="single" w:sz="4" w:space="0" w:color="auto"/>
            </w:tcBorders>
          </w:tcPr>
          <w:p w14:paraId="318C57F4" w14:textId="77777777" w:rsidR="00895AB4" w:rsidRPr="00BD5FDB" w:rsidRDefault="000D4A1B" w:rsidP="005A3CD2">
            <w:pPr>
              <w:pStyle w:val="Other0"/>
              <w:ind w:right="270"/>
            </w:pPr>
            <w:r w:rsidRPr="00BD5FDB">
              <w:rPr>
                <w:rStyle w:val="Other"/>
              </w:rPr>
              <w:t>API_326_MORE_THAN_ONE_REGION _ERROR</w:t>
            </w:r>
          </w:p>
        </w:tc>
        <w:tc>
          <w:tcPr>
            <w:tcW w:w="2702" w:type="dxa"/>
            <w:tcBorders>
              <w:top w:val="single" w:sz="4" w:space="0" w:color="auto"/>
              <w:left w:val="single" w:sz="4" w:space="0" w:color="auto"/>
            </w:tcBorders>
          </w:tcPr>
          <w:p w14:paraId="7016FE6F" w14:textId="77777777" w:rsidR="00895AB4" w:rsidRPr="00BD5FDB" w:rsidRDefault="000D4A1B" w:rsidP="005A3CD2">
            <w:pPr>
              <w:pStyle w:val="Other0"/>
            </w:pPr>
            <w:r w:rsidRPr="00BD5FDB">
              <w:rPr>
                <w:rStyle w:val="Other"/>
              </w:rPr>
              <w:t>Rule on regions not respected.</w:t>
            </w:r>
          </w:p>
        </w:tc>
        <w:tc>
          <w:tcPr>
            <w:tcW w:w="3610" w:type="dxa"/>
            <w:tcBorders>
              <w:top w:val="single" w:sz="4" w:space="0" w:color="auto"/>
              <w:left w:val="single" w:sz="4" w:space="0" w:color="auto"/>
              <w:right w:val="single" w:sz="4" w:space="0" w:color="auto"/>
            </w:tcBorders>
          </w:tcPr>
          <w:p w14:paraId="3D2BDD83" w14:textId="77777777" w:rsidR="00895AB4" w:rsidRPr="00BD5FDB" w:rsidRDefault="000D4A1B" w:rsidP="005A3CD2">
            <w:pPr>
              <w:pStyle w:val="Other0"/>
            </w:pPr>
            <w:r w:rsidRPr="00BD5FDB">
              <w:rPr>
                <w:rStyle w:val="Other"/>
              </w:rPr>
              <w:t>If your flow contains a region, it must not contain any other location.</w:t>
            </w:r>
          </w:p>
        </w:tc>
      </w:tr>
      <w:tr w:rsidR="00895AB4" w:rsidRPr="00BD5FDB" w14:paraId="074316BA" w14:textId="77777777" w:rsidTr="005A3CD2">
        <w:trPr>
          <w:jc w:val="center"/>
        </w:trPr>
        <w:tc>
          <w:tcPr>
            <w:tcW w:w="432" w:type="dxa"/>
            <w:tcBorders>
              <w:top w:val="single" w:sz="4" w:space="0" w:color="auto"/>
              <w:left w:val="single" w:sz="4" w:space="0" w:color="auto"/>
            </w:tcBorders>
          </w:tcPr>
          <w:p w14:paraId="1543FBF2" w14:textId="77777777" w:rsidR="00895AB4" w:rsidRPr="00BD5FDB" w:rsidRDefault="000D4A1B" w:rsidP="005A3CD2">
            <w:pPr>
              <w:pStyle w:val="Other0"/>
            </w:pPr>
            <w:r w:rsidRPr="00BD5FDB">
              <w:rPr>
                <w:rStyle w:val="Other"/>
              </w:rPr>
              <w:t>327</w:t>
            </w:r>
          </w:p>
        </w:tc>
        <w:tc>
          <w:tcPr>
            <w:tcW w:w="3576" w:type="dxa"/>
            <w:tcBorders>
              <w:top w:val="single" w:sz="4" w:space="0" w:color="auto"/>
              <w:left w:val="single" w:sz="4" w:space="0" w:color="auto"/>
            </w:tcBorders>
          </w:tcPr>
          <w:p w14:paraId="6C25306E" w14:textId="77777777" w:rsidR="00895AB4" w:rsidRPr="0095354F" w:rsidRDefault="000D4A1B" w:rsidP="005A3CD2">
            <w:pPr>
              <w:pStyle w:val="Other0"/>
              <w:ind w:right="270"/>
              <w:rPr>
                <w:lang w:val="es-ES"/>
              </w:rPr>
            </w:pPr>
            <w:r w:rsidRPr="0095354F">
              <w:rPr>
                <w:rStyle w:val="Other"/>
                <w:lang w:val="es-ES"/>
              </w:rPr>
              <w:t>API_327_ODD_ODA_ADR_ERROR</w:t>
            </w:r>
          </w:p>
        </w:tc>
        <w:tc>
          <w:tcPr>
            <w:tcW w:w="2702" w:type="dxa"/>
            <w:tcBorders>
              <w:top w:val="single" w:sz="4" w:space="0" w:color="auto"/>
              <w:left w:val="single" w:sz="4" w:space="0" w:color="auto"/>
            </w:tcBorders>
          </w:tcPr>
          <w:p w14:paraId="69BFCAAB" w14:textId="77777777" w:rsidR="00895AB4" w:rsidRPr="00BD5FDB" w:rsidRDefault="000D4A1B" w:rsidP="005A3CD2">
            <w:pPr>
              <w:pStyle w:val="Other0"/>
            </w:pPr>
            <w:r w:rsidRPr="00BD5FDB">
              <w:rPr>
                <w:rStyle w:val="Other"/>
              </w:rPr>
              <w:t>The free text position address field is empty.</w:t>
            </w:r>
          </w:p>
        </w:tc>
        <w:tc>
          <w:tcPr>
            <w:tcW w:w="3610" w:type="dxa"/>
            <w:tcBorders>
              <w:top w:val="single" w:sz="4" w:space="0" w:color="auto"/>
              <w:left w:val="single" w:sz="4" w:space="0" w:color="auto"/>
              <w:right w:val="single" w:sz="4" w:space="0" w:color="auto"/>
            </w:tcBorders>
          </w:tcPr>
          <w:p w14:paraId="7DCEF2BC" w14:textId="77777777" w:rsidR="00895AB4" w:rsidRPr="00BD5FDB" w:rsidRDefault="000D4A1B" w:rsidP="005A3CD2">
            <w:pPr>
              <w:pStyle w:val="Other0"/>
            </w:pPr>
            <w:r w:rsidRPr="00BD5FDB">
              <w:rPr>
                <w:rStyle w:val="Other"/>
              </w:rPr>
              <w:t>N/A</w:t>
            </w:r>
          </w:p>
        </w:tc>
      </w:tr>
      <w:tr w:rsidR="00895AB4" w:rsidRPr="00BD5FDB" w14:paraId="0C7240F7" w14:textId="77777777" w:rsidTr="005A3CD2">
        <w:trPr>
          <w:jc w:val="center"/>
        </w:trPr>
        <w:tc>
          <w:tcPr>
            <w:tcW w:w="432" w:type="dxa"/>
            <w:tcBorders>
              <w:top w:val="single" w:sz="4" w:space="0" w:color="auto"/>
              <w:left w:val="single" w:sz="4" w:space="0" w:color="auto"/>
            </w:tcBorders>
          </w:tcPr>
          <w:p w14:paraId="33CB9DEF" w14:textId="77777777" w:rsidR="00895AB4" w:rsidRPr="00BD5FDB" w:rsidRDefault="000D4A1B" w:rsidP="005A3CD2">
            <w:pPr>
              <w:pStyle w:val="Other0"/>
            </w:pPr>
            <w:r w:rsidRPr="00BD5FDB">
              <w:rPr>
                <w:rStyle w:val="Other"/>
              </w:rPr>
              <w:t>329</w:t>
            </w:r>
          </w:p>
        </w:tc>
        <w:tc>
          <w:tcPr>
            <w:tcW w:w="3576" w:type="dxa"/>
            <w:tcBorders>
              <w:top w:val="single" w:sz="4" w:space="0" w:color="auto"/>
              <w:left w:val="single" w:sz="4" w:space="0" w:color="auto"/>
            </w:tcBorders>
          </w:tcPr>
          <w:p w14:paraId="2576B4CA" w14:textId="77777777" w:rsidR="00895AB4" w:rsidRPr="00BD5FDB" w:rsidRDefault="000D4A1B" w:rsidP="005A3CD2">
            <w:pPr>
              <w:pStyle w:val="Other0"/>
              <w:ind w:right="270"/>
            </w:pPr>
            <w:r w:rsidRPr="00BD5FDB">
              <w:rPr>
                <w:rStyle w:val="Other"/>
                <w:lang w:val="fr-FR"/>
              </w:rPr>
              <w:t>API_329_CLIENT_DIRECT_ACCESS _ERROR</w:t>
            </w:r>
          </w:p>
        </w:tc>
        <w:tc>
          <w:tcPr>
            <w:tcW w:w="2702" w:type="dxa"/>
            <w:tcBorders>
              <w:top w:val="single" w:sz="4" w:space="0" w:color="auto"/>
              <w:left w:val="single" w:sz="4" w:space="0" w:color="auto"/>
            </w:tcBorders>
          </w:tcPr>
          <w:p w14:paraId="5602707D" w14:textId="77777777" w:rsidR="00895AB4" w:rsidRPr="00BD5FDB" w:rsidRDefault="000D4A1B" w:rsidP="005A3CD2">
            <w:pPr>
              <w:pStyle w:val="Other0"/>
            </w:pPr>
            <w:r w:rsidRPr="00BD5FDB">
              <w:rPr>
                <w:rStyle w:val="Other"/>
              </w:rPr>
              <w:t>Access refused in “direct client” mode.</w:t>
            </w:r>
          </w:p>
        </w:tc>
        <w:tc>
          <w:tcPr>
            <w:tcW w:w="3610" w:type="dxa"/>
            <w:tcBorders>
              <w:top w:val="single" w:sz="4" w:space="0" w:color="auto"/>
              <w:left w:val="single" w:sz="4" w:space="0" w:color="auto"/>
              <w:right w:val="single" w:sz="4" w:space="0" w:color="auto"/>
            </w:tcBorders>
          </w:tcPr>
          <w:p w14:paraId="36A253B6" w14:textId="77777777" w:rsidR="00895AB4" w:rsidRPr="00BD5FDB" w:rsidRDefault="000D4A1B" w:rsidP="005A3CD2">
            <w:pPr>
              <w:pStyle w:val="Other0"/>
            </w:pPr>
            <w:r w:rsidRPr="00BD5FDB">
              <w:rPr>
                <w:rStyle w:val="Other"/>
              </w:rPr>
              <w:t>Check the conditions of use for “direct client” mode.</w:t>
            </w:r>
          </w:p>
        </w:tc>
      </w:tr>
      <w:tr w:rsidR="00895AB4" w:rsidRPr="00BD5FDB" w14:paraId="1ED4A94F" w14:textId="77777777" w:rsidTr="005A3CD2">
        <w:trPr>
          <w:jc w:val="center"/>
        </w:trPr>
        <w:tc>
          <w:tcPr>
            <w:tcW w:w="432" w:type="dxa"/>
            <w:tcBorders>
              <w:top w:val="single" w:sz="4" w:space="0" w:color="auto"/>
              <w:left w:val="single" w:sz="4" w:space="0" w:color="auto"/>
            </w:tcBorders>
          </w:tcPr>
          <w:p w14:paraId="16330106" w14:textId="77777777" w:rsidR="00895AB4" w:rsidRPr="00BD5FDB" w:rsidRDefault="000D4A1B" w:rsidP="005A3CD2">
            <w:pPr>
              <w:pStyle w:val="Other0"/>
            </w:pPr>
            <w:r w:rsidRPr="00BD5FDB">
              <w:rPr>
                <w:rStyle w:val="Other"/>
              </w:rPr>
              <w:t>330</w:t>
            </w:r>
          </w:p>
        </w:tc>
        <w:tc>
          <w:tcPr>
            <w:tcW w:w="3576" w:type="dxa"/>
            <w:tcBorders>
              <w:top w:val="single" w:sz="4" w:space="0" w:color="auto"/>
              <w:left w:val="single" w:sz="4" w:space="0" w:color="auto"/>
            </w:tcBorders>
          </w:tcPr>
          <w:p w14:paraId="3DBB0CFC" w14:textId="77777777" w:rsidR="00895AB4" w:rsidRPr="00BD5FDB" w:rsidRDefault="000D4A1B" w:rsidP="005A3CD2">
            <w:pPr>
              <w:pStyle w:val="Other0"/>
              <w:ind w:right="270"/>
            </w:pPr>
            <w:r w:rsidRPr="00BD5FDB">
              <w:rPr>
                <w:rStyle w:val="Other"/>
                <w:lang w:val="fr-FR"/>
              </w:rPr>
              <w:t>API_330_CLIENT_INDIRECT_ACCESS _ERROR</w:t>
            </w:r>
          </w:p>
        </w:tc>
        <w:tc>
          <w:tcPr>
            <w:tcW w:w="2702" w:type="dxa"/>
            <w:tcBorders>
              <w:top w:val="single" w:sz="4" w:space="0" w:color="auto"/>
              <w:left w:val="single" w:sz="4" w:space="0" w:color="auto"/>
            </w:tcBorders>
          </w:tcPr>
          <w:p w14:paraId="4BEDF62A" w14:textId="77777777" w:rsidR="00895AB4" w:rsidRPr="00BD5FDB" w:rsidRDefault="000D4A1B" w:rsidP="005A3CD2">
            <w:pPr>
              <w:pStyle w:val="Other0"/>
            </w:pPr>
            <w:r w:rsidRPr="00BD5FDB">
              <w:rPr>
                <w:rStyle w:val="Other"/>
              </w:rPr>
              <w:t>Access denied in “indirect client” mode.</w:t>
            </w:r>
          </w:p>
        </w:tc>
        <w:tc>
          <w:tcPr>
            <w:tcW w:w="3610" w:type="dxa"/>
            <w:tcBorders>
              <w:top w:val="single" w:sz="4" w:space="0" w:color="auto"/>
              <w:left w:val="single" w:sz="4" w:space="0" w:color="auto"/>
              <w:right w:val="single" w:sz="4" w:space="0" w:color="auto"/>
            </w:tcBorders>
          </w:tcPr>
          <w:p w14:paraId="03098234" w14:textId="77777777" w:rsidR="00895AB4" w:rsidRPr="00BD5FDB" w:rsidRDefault="000D4A1B" w:rsidP="005A3CD2">
            <w:pPr>
              <w:pStyle w:val="Other0"/>
            </w:pPr>
            <w:r w:rsidRPr="00BD5FDB">
              <w:rPr>
                <w:rStyle w:val="Other"/>
              </w:rPr>
              <w:t>Only certain organizations can access ADEP in "indirect client" mode (recruitment agencies, temporary employment agencies, etc.). Check that your organization is authorised to access ADEP in "indirect client" mode, otherwise use "direct client" mode.</w:t>
            </w:r>
          </w:p>
        </w:tc>
      </w:tr>
      <w:tr w:rsidR="00895AB4" w:rsidRPr="00BD5FDB" w14:paraId="69CD5215" w14:textId="77777777" w:rsidTr="005A3CD2">
        <w:trPr>
          <w:jc w:val="center"/>
        </w:trPr>
        <w:tc>
          <w:tcPr>
            <w:tcW w:w="432" w:type="dxa"/>
            <w:tcBorders>
              <w:top w:val="single" w:sz="4" w:space="0" w:color="auto"/>
              <w:left w:val="single" w:sz="4" w:space="0" w:color="auto"/>
            </w:tcBorders>
          </w:tcPr>
          <w:p w14:paraId="5F6FF9D1" w14:textId="77777777" w:rsidR="00895AB4" w:rsidRPr="00BD5FDB" w:rsidRDefault="000D4A1B" w:rsidP="005A3CD2">
            <w:pPr>
              <w:pStyle w:val="Other0"/>
            </w:pPr>
            <w:r w:rsidRPr="00BD5FDB">
              <w:rPr>
                <w:rStyle w:val="Other"/>
              </w:rPr>
              <w:t>331</w:t>
            </w:r>
          </w:p>
        </w:tc>
        <w:tc>
          <w:tcPr>
            <w:tcW w:w="3576" w:type="dxa"/>
            <w:tcBorders>
              <w:top w:val="single" w:sz="4" w:space="0" w:color="auto"/>
              <w:left w:val="single" w:sz="4" w:space="0" w:color="auto"/>
            </w:tcBorders>
          </w:tcPr>
          <w:p w14:paraId="65CFA7A8" w14:textId="77777777" w:rsidR="00895AB4" w:rsidRPr="00BD5FDB" w:rsidRDefault="000D4A1B" w:rsidP="005A3CD2">
            <w:pPr>
              <w:pStyle w:val="Other0"/>
              <w:ind w:right="270"/>
            </w:pPr>
            <w:r w:rsidRPr="00BD5FDB">
              <w:rPr>
                <w:rStyle w:val="Other"/>
              </w:rPr>
              <w:t>API_331_TOO_LONG_OFFRE_ERROR</w:t>
            </w:r>
          </w:p>
        </w:tc>
        <w:tc>
          <w:tcPr>
            <w:tcW w:w="2702" w:type="dxa"/>
            <w:tcBorders>
              <w:top w:val="single" w:sz="4" w:space="0" w:color="auto"/>
              <w:left w:val="single" w:sz="4" w:space="0" w:color="auto"/>
            </w:tcBorders>
          </w:tcPr>
          <w:p w14:paraId="6A5FC4FA" w14:textId="77777777" w:rsidR="00895AB4" w:rsidRPr="00BD5FDB" w:rsidRDefault="000D4A1B" w:rsidP="005A3CD2">
            <w:pPr>
              <w:pStyle w:val="Other0"/>
            </w:pPr>
            <w:r w:rsidRPr="00BD5FDB">
              <w:rPr>
                <w:rStyle w:val="Other"/>
              </w:rPr>
              <w:t>The body of the offer is too long.</w:t>
            </w:r>
          </w:p>
        </w:tc>
        <w:tc>
          <w:tcPr>
            <w:tcW w:w="3610" w:type="dxa"/>
            <w:tcBorders>
              <w:top w:val="single" w:sz="4" w:space="0" w:color="auto"/>
              <w:left w:val="single" w:sz="4" w:space="0" w:color="auto"/>
              <w:right w:val="single" w:sz="4" w:space="0" w:color="auto"/>
            </w:tcBorders>
          </w:tcPr>
          <w:p w14:paraId="771488B4" w14:textId="77777777" w:rsidR="00895AB4" w:rsidRPr="00BD5FDB" w:rsidRDefault="000D4A1B" w:rsidP="005A3CD2">
            <w:pPr>
              <w:pStyle w:val="Other0"/>
            </w:pPr>
            <w:r w:rsidRPr="00BD5FDB">
              <w:rPr>
                <w:rStyle w:val="Other"/>
              </w:rPr>
              <w:t>You need to reduce the text of the offer in your XML code. Must be less than 3,000 characters.</w:t>
            </w:r>
          </w:p>
        </w:tc>
      </w:tr>
      <w:tr w:rsidR="00895AB4" w:rsidRPr="00BD5FDB" w14:paraId="06CAD518" w14:textId="77777777" w:rsidTr="005A3CD2">
        <w:trPr>
          <w:jc w:val="center"/>
        </w:trPr>
        <w:tc>
          <w:tcPr>
            <w:tcW w:w="432" w:type="dxa"/>
            <w:tcBorders>
              <w:top w:val="single" w:sz="4" w:space="0" w:color="auto"/>
              <w:left w:val="single" w:sz="4" w:space="0" w:color="auto"/>
            </w:tcBorders>
          </w:tcPr>
          <w:p w14:paraId="04D2D0AA" w14:textId="77777777" w:rsidR="00895AB4" w:rsidRPr="00BD5FDB" w:rsidRDefault="000D4A1B" w:rsidP="005A3CD2">
            <w:pPr>
              <w:pStyle w:val="Other0"/>
            </w:pPr>
            <w:r w:rsidRPr="00BD5FDB">
              <w:rPr>
                <w:rStyle w:val="Other"/>
              </w:rPr>
              <w:t>332</w:t>
            </w:r>
          </w:p>
        </w:tc>
        <w:tc>
          <w:tcPr>
            <w:tcW w:w="3576" w:type="dxa"/>
            <w:tcBorders>
              <w:top w:val="single" w:sz="4" w:space="0" w:color="auto"/>
              <w:left w:val="single" w:sz="4" w:space="0" w:color="auto"/>
            </w:tcBorders>
          </w:tcPr>
          <w:p w14:paraId="269BC5DA" w14:textId="77777777" w:rsidR="00895AB4" w:rsidRPr="00BD5FDB" w:rsidRDefault="000D4A1B" w:rsidP="005A3CD2">
            <w:pPr>
              <w:pStyle w:val="Other0"/>
              <w:ind w:right="270"/>
            </w:pPr>
            <w:r w:rsidRPr="00BD5FDB">
              <w:rPr>
                <w:rStyle w:val="Other"/>
                <w:lang w:val="fr-FR"/>
              </w:rPr>
              <w:t>API_332_EMPTY_BODY_ERROR</w:t>
            </w:r>
          </w:p>
        </w:tc>
        <w:tc>
          <w:tcPr>
            <w:tcW w:w="2702" w:type="dxa"/>
            <w:tcBorders>
              <w:top w:val="single" w:sz="4" w:space="0" w:color="auto"/>
              <w:left w:val="single" w:sz="4" w:space="0" w:color="auto"/>
            </w:tcBorders>
          </w:tcPr>
          <w:p w14:paraId="41020999" w14:textId="77777777" w:rsidR="00895AB4" w:rsidRPr="00BD5FDB" w:rsidRDefault="000D4A1B" w:rsidP="005A3CD2">
            <w:pPr>
              <w:pStyle w:val="Other0"/>
            </w:pPr>
            <w:r w:rsidRPr="00BD5FDB">
              <w:rPr>
                <w:rStyle w:val="Other"/>
              </w:rPr>
              <w:t>The body of the offer is void.</w:t>
            </w:r>
          </w:p>
        </w:tc>
        <w:tc>
          <w:tcPr>
            <w:tcW w:w="3610" w:type="dxa"/>
            <w:tcBorders>
              <w:top w:val="single" w:sz="4" w:space="0" w:color="auto"/>
              <w:left w:val="single" w:sz="4" w:space="0" w:color="auto"/>
              <w:right w:val="single" w:sz="4" w:space="0" w:color="auto"/>
            </w:tcBorders>
          </w:tcPr>
          <w:p w14:paraId="0636FE6A" w14:textId="77777777" w:rsidR="00895AB4" w:rsidRPr="00BD5FDB" w:rsidRDefault="000D4A1B" w:rsidP="005A3CD2">
            <w:pPr>
              <w:pStyle w:val="Other0"/>
            </w:pPr>
            <w:r w:rsidRPr="00BD5FDB">
              <w:rPr>
                <w:rStyle w:val="Other"/>
              </w:rPr>
              <w:t>Fill in the body of the offer.</w:t>
            </w:r>
          </w:p>
        </w:tc>
      </w:tr>
      <w:tr w:rsidR="00895AB4" w:rsidRPr="00BD5FDB" w14:paraId="1D3EA1E9" w14:textId="77777777" w:rsidTr="005A3CD2">
        <w:trPr>
          <w:jc w:val="center"/>
        </w:trPr>
        <w:tc>
          <w:tcPr>
            <w:tcW w:w="432" w:type="dxa"/>
            <w:tcBorders>
              <w:top w:val="single" w:sz="4" w:space="0" w:color="auto"/>
              <w:left w:val="single" w:sz="4" w:space="0" w:color="auto"/>
            </w:tcBorders>
          </w:tcPr>
          <w:p w14:paraId="2E5DB01E" w14:textId="77777777" w:rsidR="00895AB4" w:rsidRPr="00BD5FDB" w:rsidRDefault="000D4A1B" w:rsidP="005A3CD2">
            <w:pPr>
              <w:pStyle w:val="Other0"/>
            </w:pPr>
            <w:r w:rsidRPr="00BD5FDB">
              <w:rPr>
                <w:rStyle w:val="Other"/>
              </w:rPr>
              <w:t>333</w:t>
            </w:r>
          </w:p>
        </w:tc>
        <w:tc>
          <w:tcPr>
            <w:tcW w:w="3576" w:type="dxa"/>
            <w:tcBorders>
              <w:top w:val="single" w:sz="4" w:space="0" w:color="auto"/>
              <w:left w:val="single" w:sz="4" w:space="0" w:color="auto"/>
            </w:tcBorders>
          </w:tcPr>
          <w:p w14:paraId="5B3A43CA" w14:textId="77777777" w:rsidR="00895AB4" w:rsidRPr="00BD5FDB" w:rsidRDefault="000D4A1B" w:rsidP="005A3CD2">
            <w:pPr>
              <w:pStyle w:val="Other0"/>
              <w:ind w:right="270"/>
            </w:pPr>
            <w:r w:rsidRPr="00BD5FDB">
              <w:rPr>
                <w:rStyle w:val="Other"/>
              </w:rPr>
              <w:t>API_333_INVALID_SAL_TEX_ERROR</w:t>
            </w:r>
          </w:p>
        </w:tc>
        <w:tc>
          <w:tcPr>
            <w:tcW w:w="2702" w:type="dxa"/>
            <w:tcBorders>
              <w:top w:val="single" w:sz="4" w:space="0" w:color="auto"/>
              <w:left w:val="single" w:sz="4" w:space="0" w:color="auto"/>
            </w:tcBorders>
          </w:tcPr>
          <w:p w14:paraId="654794DE" w14:textId="77777777" w:rsidR="00895AB4" w:rsidRPr="00BD5FDB" w:rsidRDefault="000D4A1B" w:rsidP="005A3CD2">
            <w:pPr>
              <w:pStyle w:val="Other0"/>
            </w:pPr>
            <w:r w:rsidRPr="00BD5FDB">
              <w:rPr>
                <w:rStyle w:val="Other"/>
              </w:rPr>
              <w:t>The text salary is not supplied or is empty or too long.</w:t>
            </w:r>
          </w:p>
        </w:tc>
        <w:tc>
          <w:tcPr>
            <w:tcW w:w="3610" w:type="dxa"/>
            <w:tcBorders>
              <w:top w:val="single" w:sz="4" w:space="0" w:color="auto"/>
              <w:left w:val="single" w:sz="4" w:space="0" w:color="auto"/>
              <w:right w:val="single" w:sz="4" w:space="0" w:color="auto"/>
            </w:tcBorders>
          </w:tcPr>
          <w:p w14:paraId="0626E57D" w14:textId="77777777" w:rsidR="00895AB4" w:rsidRPr="00BD5FDB" w:rsidRDefault="000D4A1B" w:rsidP="005A3CD2">
            <w:pPr>
              <w:pStyle w:val="Other0"/>
            </w:pPr>
            <w:r w:rsidRPr="00BD5FDB">
              <w:rPr>
                <w:rStyle w:val="Other"/>
              </w:rPr>
              <w:t xml:space="preserve">Check the </w:t>
            </w:r>
            <w:r w:rsidRPr="00BD5FDB">
              <w:rPr>
                <w:rStyle w:val="Other"/>
                <w:i/>
              </w:rPr>
              <w:t>RatesType</w:t>
            </w:r>
            <w:r w:rsidRPr="00BD5FDB">
              <w:rPr>
                <w:rStyle w:val="Other"/>
              </w:rPr>
              <w:t xml:space="preserve"> </w:t>
            </w:r>
            <w:r w:rsidRPr="00BD5FDB">
              <w:rPr>
                <w:rStyle w:val="Other"/>
                <w:i/>
              </w:rPr>
              <w:t>description</w:t>
            </w:r>
            <w:r w:rsidRPr="00BD5FDB">
              <w:rPr>
                <w:rStyle w:val="Other"/>
              </w:rPr>
              <w:t xml:space="preserve"> tag in your flow.</w:t>
            </w:r>
          </w:p>
        </w:tc>
      </w:tr>
      <w:tr w:rsidR="00895AB4" w:rsidRPr="00BD5FDB" w14:paraId="5FD3BCA1" w14:textId="77777777" w:rsidTr="005A3CD2">
        <w:trPr>
          <w:jc w:val="center"/>
        </w:trPr>
        <w:tc>
          <w:tcPr>
            <w:tcW w:w="432" w:type="dxa"/>
            <w:tcBorders>
              <w:top w:val="single" w:sz="4" w:space="0" w:color="auto"/>
              <w:left w:val="single" w:sz="4" w:space="0" w:color="auto"/>
            </w:tcBorders>
          </w:tcPr>
          <w:p w14:paraId="06D635A6" w14:textId="77777777" w:rsidR="00895AB4" w:rsidRPr="00BD5FDB" w:rsidRDefault="000D4A1B" w:rsidP="005A3CD2">
            <w:pPr>
              <w:pStyle w:val="Other0"/>
            </w:pPr>
            <w:r w:rsidRPr="00BD5FDB">
              <w:rPr>
                <w:rStyle w:val="Other"/>
              </w:rPr>
              <w:t>335</w:t>
            </w:r>
          </w:p>
        </w:tc>
        <w:tc>
          <w:tcPr>
            <w:tcW w:w="3576" w:type="dxa"/>
            <w:tcBorders>
              <w:top w:val="single" w:sz="4" w:space="0" w:color="auto"/>
              <w:left w:val="single" w:sz="4" w:space="0" w:color="auto"/>
            </w:tcBorders>
          </w:tcPr>
          <w:p w14:paraId="62D4D827" w14:textId="77777777" w:rsidR="00895AB4" w:rsidRPr="00BD5FDB" w:rsidRDefault="000D4A1B" w:rsidP="005A3CD2">
            <w:pPr>
              <w:pStyle w:val="Other0"/>
              <w:ind w:right="270"/>
            </w:pPr>
            <w:r w:rsidRPr="00BD5FDB">
              <w:rPr>
                <w:rStyle w:val="Other"/>
              </w:rPr>
              <w:t>API_335_INVALID_PRF_INN_ERROR</w:t>
            </w:r>
          </w:p>
        </w:tc>
        <w:tc>
          <w:tcPr>
            <w:tcW w:w="2702" w:type="dxa"/>
            <w:tcBorders>
              <w:top w:val="single" w:sz="4" w:space="0" w:color="auto"/>
              <w:left w:val="single" w:sz="4" w:space="0" w:color="auto"/>
            </w:tcBorders>
          </w:tcPr>
          <w:p w14:paraId="1A752883" w14:textId="77777777" w:rsidR="00895AB4" w:rsidRPr="00BD5FDB" w:rsidRDefault="000D4A1B" w:rsidP="005A3CD2">
            <w:pPr>
              <w:pStyle w:val="Other0"/>
            </w:pPr>
            <w:r w:rsidRPr="00BD5FDB">
              <w:rPr>
                <w:rStyle w:val="Other"/>
              </w:rPr>
              <w:t>The international profile indicator is not valid.</w:t>
            </w:r>
          </w:p>
        </w:tc>
        <w:tc>
          <w:tcPr>
            <w:tcW w:w="3610" w:type="dxa"/>
            <w:tcBorders>
              <w:top w:val="single" w:sz="4" w:space="0" w:color="auto"/>
              <w:left w:val="single" w:sz="4" w:space="0" w:color="auto"/>
              <w:right w:val="single" w:sz="4" w:space="0" w:color="auto"/>
            </w:tcBorders>
          </w:tcPr>
          <w:p w14:paraId="1B9FE2FD" w14:textId="77777777" w:rsidR="00895AB4" w:rsidRPr="00BD5FDB" w:rsidRDefault="000D4A1B" w:rsidP="005A3CD2">
            <w:pPr>
              <w:pStyle w:val="Other0"/>
            </w:pPr>
            <w:r w:rsidRPr="00BD5FDB">
              <w:rPr>
                <w:rStyle w:val="Other"/>
              </w:rPr>
              <w:t>Review the indicator specifications.</w:t>
            </w:r>
          </w:p>
        </w:tc>
      </w:tr>
      <w:tr w:rsidR="00895AB4" w:rsidRPr="00BD5FDB" w14:paraId="2349BB1C" w14:textId="77777777" w:rsidTr="005A3CD2">
        <w:trPr>
          <w:jc w:val="center"/>
        </w:trPr>
        <w:tc>
          <w:tcPr>
            <w:tcW w:w="432" w:type="dxa"/>
            <w:tcBorders>
              <w:top w:val="single" w:sz="4" w:space="0" w:color="auto"/>
              <w:left w:val="single" w:sz="4" w:space="0" w:color="auto"/>
            </w:tcBorders>
          </w:tcPr>
          <w:p w14:paraId="58F85995" w14:textId="77777777" w:rsidR="00895AB4" w:rsidRPr="00BD5FDB" w:rsidRDefault="000D4A1B" w:rsidP="005A3CD2">
            <w:pPr>
              <w:pStyle w:val="Other0"/>
            </w:pPr>
            <w:r w:rsidRPr="00BD5FDB">
              <w:rPr>
                <w:rStyle w:val="Other"/>
              </w:rPr>
              <w:t>336</w:t>
            </w:r>
          </w:p>
        </w:tc>
        <w:tc>
          <w:tcPr>
            <w:tcW w:w="3576" w:type="dxa"/>
            <w:tcBorders>
              <w:top w:val="single" w:sz="4" w:space="0" w:color="auto"/>
              <w:left w:val="single" w:sz="4" w:space="0" w:color="auto"/>
            </w:tcBorders>
          </w:tcPr>
          <w:p w14:paraId="4A9194F3" w14:textId="77777777" w:rsidR="00895AB4" w:rsidRPr="00BD5FDB" w:rsidRDefault="000D4A1B" w:rsidP="005A3CD2">
            <w:pPr>
              <w:pStyle w:val="Other0"/>
              <w:ind w:right="270"/>
            </w:pPr>
            <w:r w:rsidRPr="00BD5FDB">
              <w:rPr>
                <w:rStyle w:val="Other"/>
                <w:lang w:val="fr-FR"/>
              </w:rPr>
              <w:t>API_336_INVALID_LIEU_SIZE</w:t>
            </w:r>
          </w:p>
        </w:tc>
        <w:tc>
          <w:tcPr>
            <w:tcW w:w="2702" w:type="dxa"/>
            <w:tcBorders>
              <w:top w:val="single" w:sz="4" w:space="0" w:color="auto"/>
              <w:left w:val="single" w:sz="4" w:space="0" w:color="auto"/>
            </w:tcBorders>
          </w:tcPr>
          <w:p w14:paraId="4E0C16BA" w14:textId="77777777" w:rsidR="00895AB4" w:rsidRPr="00BD5FDB" w:rsidRDefault="000D4A1B" w:rsidP="005A3CD2">
            <w:pPr>
              <w:pStyle w:val="Other0"/>
            </w:pPr>
            <w:r w:rsidRPr="00BD5FDB">
              <w:rPr>
                <w:rStyle w:val="Other"/>
              </w:rPr>
              <w:t>The size of the location text is too large.</w:t>
            </w:r>
          </w:p>
        </w:tc>
        <w:tc>
          <w:tcPr>
            <w:tcW w:w="3610" w:type="dxa"/>
            <w:tcBorders>
              <w:top w:val="single" w:sz="4" w:space="0" w:color="auto"/>
              <w:left w:val="single" w:sz="4" w:space="0" w:color="auto"/>
              <w:right w:val="single" w:sz="4" w:space="0" w:color="auto"/>
            </w:tcBorders>
          </w:tcPr>
          <w:p w14:paraId="40D0BF5A" w14:textId="64139621" w:rsidR="00895AB4" w:rsidRPr="00BD5FDB" w:rsidRDefault="000D4A1B" w:rsidP="005A3CD2">
            <w:pPr>
              <w:pStyle w:val="Other0"/>
            </w:pPr>
            <w:r w:rsidRPr="00BD5FDB">
              <w:rPr>
                <w:rStyle w:val="Other"/>
              </w:rPr>
              <w:t>Reduce the number of characters in the location text. Must be less than 18 characters long.</w:t>
            </w:r>
          </w:p>
        </w:tc>
      </w:tr>
      <w:tr w:rsidR="00895AB4" w:rsidRPr="00BD5FDB" w14:paraId="015ED1E0" w14:textId="77777777" w:rsidTr="005A3CD2">
        <w:trPr>
          <w:jc w:val="center"/>
        </w:trPr>
        <w:tc>
          <w:tcPr>
            <w:tcW w:w="432" w:type="dxa"/>
            <w:tcBorders>
              <w:top w:val="single" w:sz="4" w:space="0" w:color="auto"/>
              <w:left w:val="single" w:sz="4" w:space="0" w:color="auto"/>
            </w:tcBorders>
          </w:tcPr>
          <w:p w14:paraId="5E9BEBB9" w14:textId="77777777" w:rsidR="00895AB4" w:rsidRPr="00BD5FDB" w:rsidRDefault="000D4A1B" w:rsidP="005A3CD2">
            <w:pPr>
              <w:pStyle w:val="Other0"/>
            </w:pPr>
            <w:r w:rsidRPr="00BD5FDB">
              <w:rPr>
                <w:rStyle w:val="Other"/>
              </w:rPr>
              <w:t>337</w:t>
            </w:r>
          </w:p>
        </w:tc>
        <w:tc>
          <w:tcPr>
            <w:tcW w:w="3576" w:type="dxa"/>
            <w:tcBorders>
              <w:top w:val="single" w:sz="4" w:space="0" w:color="auto"/>
              <w:left w:val="single" w:sz="4" w:space="0" w:color="auto"/>
            </w:tcBorders>
          </w:tcPr>
          <w:p w14:paraId="1EAF0E26" w14:textId="77777777" w:rsidR="00895AB4" w:rsidRPr="00BD5FDB" w:rsidRDefault="000D4A1B" w:rsidP="005A3CD2">
            <w:pPr>
              <w:pStyle w:val="Other0"/>
              <w:ind w:right="270"/>
            </w:pPr>
            <w:r w:rsidRPr="00BD5FDB">
              <w:rPr>
                <w:rStyle w:val="Other"/>
              </w:rPr>
              <w:t>API_337_TOO_SHORT_OFFRE_ERROR</w:t>
            </w:r>
          </w:p>
        </w:tc>
        <w:tc>
          <w:tcPr>
            <w:tcW w:w="2702" w:type="dxa"/>
            <w:tcBorders>
              <w:top w:val="single" w:sz="4" w:space="0" w:color="auto"/>
              <w:left w:val="single" w:sz="4" w:space="0" w:color="auto"/>
            </w:tcBorders>
          </w:tcPr>
          <w:p w14:paraId="3CBE7789" w14:textId="77777777" w:rsidR="00895AB4" w:rsidRPr="00BD5FDB" w:rsidRDefault="000D4A1B" w:rsidP="005A3CD2">
            <w:pPr>
              <w:pStyle w:val="Other0"/>
            </w:pPr>
            <w:r w:rsidRPr="00BD5FDB">
              <w:rPr>
                <w:rStyle w:val="Other"/>
              </w:rPr>
              <w:t>The body of the offer is too short.</w:t>
            </w:r>
          </w:p>
        </w:tc>
        <w:tc>
          <w:tcPr>
            <w:tcW w:w="3610" w:type="dxa"/>
            <w:tcBorders>
              <w:top w:val="single" w:sz="4" w:space="0" w:color="auto"/>
              <w:left w:val="single" w:sz="4" w:space="0" w:color="auto"/>
              <w:right w:val="single" w:sz="4" w:space="0" w:color="auto"/>
            </w:tcBorders>
          </w:tcPr>
          <w:p w14:paraId="71FC914B" w14:textId="0248031B" w:rsidR="00895AB4" w:rsidRPr="00BD5FDB" w:rsidRDefault="000D4A1B" w:rsidP="005A3CD2">
            <w:pPr>
              <w:pStyle w:val="Other0"/>
            </w:pPr>
            <w:r w:rsidRPr="00BD5FDB">
              <w:rPr>
                <w:rStyle w:val="Other"/>
              </w:rPr>
              <w:t>You need to increase the offer text in your XML code. Must be longer than 200 characters.</w:t>
            </w:r>
          </w:p>
        </w:tc>
      </w:tr>
      <w:tr w:rsidR="00895AB4" w:rsidRPr="00BD5FDB" w14:paraId="466681AE" w14:textId="77777777" w:rsidTr="005A3CD2">
        <w:trPr>
          <w:jc w:val="center"/>
        </w:trPr>
        <w:tc>
          <w:tcPr>
            <w:tcW w:w="432" w:type="dxa"/>
            <w:tcBorders>
              <w:top w:val="single" w:sz="4" w:space="0" w:color="auto"/>
              <w:left w:val="single" w:sz="4" w:space="0" w:color="auto"/>
            </w:tcBorders>
          </w:tcPr>
          <w:p w14:paraId="2DA639F2" w14:textId="77777777" w:rsidR="00895AB4" w:rsidRPr="00BD5FDB" w:rsidRDefault="000D4A1B" w:rsidP="005A3CD2">
            <w:pPr>
              <w:pStyle w:val="Other0"/>
            </w:pPr>
            <w:r w:rsidRPr="00BD5FDB">
              <w:rPr>
                <w:rStyle w:val="Other"/>
              </w:rPr>
              <w:t>338</w:t>
            </w:r>
          </w:p>
        </w:tc>
        <w:tc>
          <w:tcPr>
            <w:tcW w:w="3576" w:type="dxa"/>
            <w:tcBorders>
              <w:top w:val="single" w:sz="4" w:space="0" w:color="auto"/>
              <w:left w:val="single" w:sz="4" w:space="0" w:color="auto"/>
            </w:tcBorders>
          </w:tcPr>
          <w:p w14:paraId="5D09BBE6" w14:textId="77777777" w:rsidR="00895AB4" w:rsidRPr="00BD5FDB" w:rsidRDefault="000D4A1B" w:rsidP="005A3CD2">
            <w:pPr>
              <w:pStyle w:val="Other0"/>
              <w:ind w:right="270"/>
            </w:pPr>
            <w:r w:rsidRPr="00BD5FDB">
              <w:rPr>
                <w:rStyle w:val="Other"/>
              </w:rPr>
              <w:t>API_338_INVALID_HTML_TAG_ERROR</w:t>
            </w:r>
          </w:p>
        </w:tc>
        <w:tc>
          <w:tcPr>
            <w:tcW w:w="2702" w:type="dxa"/>
            <w:tcBorders>
              <w:top w:val="single" w:sz="4" w:space="0" w:color="auto"/>
              <w:left w:val="single" w:sz="4" w:space="0" w:color="auto"/>
            </w:tcBorders>
          </w:tcPr>
          <w:p w14:paraId="597A5ABB" w14:textId="77777777" w:rsidR="00895AB4" w:rsidRPr="00BD5FDB" w:rsidRDefault="000D4A1B" w:rsidP="005A3CD2">
            <w:pPr>
              <w:pStyle w:val="Other0"/>
            </w:pPr>
            <w:r w:rsidRPr="00BD5FDB">
              <w:rPr>
                <w:rStyle w:val="Other"/>
              </w:rPr>
              <w:t>The body of the offer contains invalid tags.</w:t>
            </w:r>
          </w:p>
        </w:tc>
        <w:tc>
          <w:tcPr>
            <w:tcW w:w="3610" w:type="dxa"/>
            <w:tcBorders>
              <w:top w:val="single" w:sz="4" w:space="0" w:color="auto"/>
              <w:left w:val="single" w:sz="4" w:space="0" w:color="auto"/>
              <w:right w:val="single" w:sz="4" w:space="0" w:color="auto"/>
            </w:tcBorders>
          </w:tcPr>
          <w:p w14:paraId="45F796F1" w14:textId="77777777" w:rsidR="00895AB4" w:rsidRPr="00BD5FDB" w:rsidRDefault="000D4A1B" w:rsidP="005A3CD2">
            <w:pPr>
              <w:pStyle w:val="Other0"/>
            </w:pPr>
            <w:r w:rsidRPr="00BD5FDB">
              <w:rPr>
                <w:rStyle w:val="Other"/>
              </w:rPr>
              <w:t>Check the body text of the offer in your XML code.</w:t>
            </w:r>
          </w:p>
        </w:tc>
      </w:tr>
      <w:tr w:rsidR="00895AB4" w:rsidRPr="00BD5FDB" w14:paraId="57E6EF3D" w14:textId="77777777" w:rsidTr="005A3CD2">
        <w:trPr>
          <w:jc w:val="center"/>
        </w:trPr>
        <w:tc>
          <w:tcPr>
            <w:tcW w:w="432" w:type="dxa"/>
            <w:tcBorders>
              <w:top w:val="single" w:sz="4" w:space="0" w:color="auto"/>
              <w:left w:val="single" w:sz="4" w:space="0" w:color="auto"/>
            </w:tcBorders>
          </w:tcPr>
          <w:p w14:paraId="6589B9CA" w14:textId="77777777" w:rsidR="00895AB4" w:rsidRPr="00BD5FDB" w:rsidRDefault="000D4A1B" w:rsidP="005A3CD2">
            <w:pPr>
              <w:pStyle w:val="Other0"/>
            </w:pPr>
            <w:r w:rsidRPr="00BD5FDB">
              <w:rPr>
                <w:rStyle w:val="Other"/>
              </w:rPr>
              <w:t>340</w:t>
            </w:r>
          </w:p>
        </w:tc>
        <w:tc>
          <w:tcPr>
            <w:tcW w:w="3576" w:type="dxa"/>
            <w:tcBorders>
              <w:top w:val="single" w:sz="4" w:space="0" w:color="auto"/>
              <w:left w:val="single" w:sz="4" w:space="0" w:color="auto"/>
            </w:tcBorders>
          </w:tcPr>
          <w:p w14:paraId="6FA96275" w14:textId="77777777" w:rsidR="00895AB4" w:rsidRPr="00BD5FDB" w:rsidRDefault="000D4A1B" w:rsidP="005A3CD2">
            <w:pPr>
              <w:pStyle w:val="Other0"/>
              <w:ind w:right="270"/>
            </w:pPr>
            <w:r w:rsidRPr="00BD5FDB">
              <w:rPr>
                <w:rStyle w:val="Other"/>
                <w:lang w:val="fr-FR"/>
              </w:rPr>
              <w:t>API_340_STATE_ERROR</w:t>
            </w:r>
          </w:p>
        </w:tc>
        <w:tc>
          <w:tcPr>
            <w:tcW w:w="2702" w:type="dxa"/>
            <w:tcBorders>
              <w:top w:val="single" w:sz="4" w:space="0" w:color="auto"/>
              <w:left w:val="single" w:sz="4" w:space="0" w:color="auto"/>
            </w:tcBorders>
          </w:tcPr>
          <w:p w14:paraId="503307CE" w14:textId="77777777" w:rsidR="00895AB4" w:rsidRPr="00BD5FDB" w:rsidRDefault="000D4A1B" w:rsidP="005A3CD2">
            <w:pPr>
              <w:pStyle w:val="Other0"/>
            </w:pPr>
            <w:r w:rsidRPr="00BD5FDB">
              <w:rPr>
                <w:rStyle w:val="Other"/>
              </w:rPr>
              <w:t>The status indicated is not valid.</w:t>
            </w:r>
          </w:p>
        </w:tc>
        <w:tc>
          <w:tcPr>
            <w:tcW w:w="3610" w:type="dxa"/>
            <w:tcBorders>
              <w:top w:val="single" w:sz="4" w:space="0" w:color="auto"/>
              <w:left w:val="single" w:sz="4" w:space="0" w:color="auto"/>
              <w:right w:val="single" w:sz="4" w:space="0" w:color="auto"/>
            </w:tcBorders>
          </w:tcPr>
          <w:p w14:paraId="50BF59DA" w14:textId="77777777" w:rsidR="00895AB4" w:rsidRPr="00BD5FDB" w:rsidRDefault="000D4A1B" w:rsidP="005A3CD2">
            <w:pPr>
              <w:pStyle w:val="Other0"/>
            </w:pPr>
            <w:r w:rsidRPr="00BD5FDB">
              <w:rPr>
                <w:rStyle w:val="Other"/>
              </w:rPr>
              <w:t>You have probably tried to change the status of an offer to an unknown status.</w:t>
            </w:r>
          </w:p>
        </w:tc>
      </w:tr>
      <w:tr w:rsidR="00895AB4" w:rsidRPr="00BD5FDB" w14:paraId="4A5C61DC" w14:textId="77777777" w:rsidTr="005A3CD2">
        <w:trPr>
          <w:jc w:val="center"/>
        </w:trPr>
        <w:tc>
          <w:tcPr>
            <w:tcW w:w="432" w:type="dxa"/>
            <w:tcBorders>
              <w:top w:val="single" w:sz="4" w:space="0" w:color="auto"/>
              <w:left w:val="single" w:sz="4" w:space="0" w:color="auto"/>
            </w:tcBorders>
          </w:tcPr>
          <w:p w14:paraId="5174D857" w14:textId="77777777" w:rsidR="00895AB4" w:rsidRPr="00BD5FDB" w:rsidRDefault="000D4A1B" w:rsidP="005A3CD2">
            <w:pPr>
              <w:pStyle w:val="Other0"/>
            </w:pPr>
            <w:r w:rsidRPr="00BD5FDB">
              <w:rPr>
                <w:rStyle w:val="Other"/>
              </w:rPr>
              <w:t>350</w:t>
            </w:r>
          </w:p>
        </w:tc>
        <w:tc>
          <w:tcPr>
            <w:tcW w:w="3576" w:type="dxa"/>
            <w:tcBorders>
              <w:top w:val="single" w:sz="4" w:space="0" w:color="auto"/>
              <w:left w:val="single" w:sz="4" w:space="0" w:color="auto"/>
            </w:tcBorders>
          </w:tcPr>
          <w:p w14:paraId="0A9C7200" w14:textId="77777777" w:rsidR="00895AB4" w:rsidRPr="00BD5FDB" w:rsidRDefault="000D4A1B" w:rsidP="005A3CD2">
            <w:pPr>
              <w:pStyle w:val="Other0"/>
              <w:ind w:right="270"/>
            </w:pPr>
            <w:r w:rsidRPr="00BD5FDB">
              <w:rPr>
                <w:rStyle w:val="Other"/>
                <w:lang w:val="fr-FR"/>
              </w:rPr>
              <w:t>API_350_NO_STATE_ERROR</w:t>
            </w:r>
          </w:p>
        </w:tc>
        <w:tc>
          <w:tcPr>
            <w:tcW w:w="2702" w:type="dxa"/>
            <w:tcBorders>
              <w:top w:val="single" w:sz="4" w:space="0" w:color="auto"/>
              <w:left w:val="single" w:sz="4" w:space="0" w:color="auto"/>
            </w:tcBorders>
          </w:tcPr>
          <w:p w14:paraId="2ECE2F29" w14:textId="77777777" w:rsidR="00895AB4" w:rsidRPr="00BD5FDB" w:rsidRDefault="000D4A1B" w:rsidP="005A3CD2">
            <w:pPr>
              <w:pStyle w:val="Other0"/>
            </w:pPr>
            <w:r w:rsidRPr="00BD5FDB">
              <w:rPr>
                <w:rStyle w:val="Other"/>
              </w:rPr>
              <w:t>The status has not been specified.</w:t>
            </w:r>
          </w:p>
        </w:tc>
        <w:tc>
          <w:tcPr>
            <w:tcW w:w="3610" w:type="dxa"/>
            <w:tcBorders>
              <w:top w:val="single" w:sz="4" w:space="0" w:color="auto"/>
              <w:left w:val="single" w:sz="4" w:space="0" w:color="auto"/>
              <w:right w:val="single" w:sz="4" w:space="0" w:color="auto"/>
            </w:tcBorders>
          </w:tcPr>
          <w:p w14:paraId="36F40479" w14:textId="77777777" w:rsidR="00895AB4" w:rsidRPr="00BD5FDB" w:rsidRDefault="000D4A1B" w:rsidP="005A3CD2">
            <w:pPr>
              <w:pStyle w:val="Other0"/>
            </w:pPr>
            <w:r w:rsidRPr="00BD5FDB">
              <w:rPr>
                <w:rStyle w:val="Other"/>
              </w:rPr>
              <w:t>You have probably tried to change the status of an offer without specifying the new status.</w:t>
            </w:r>
          </w:p>
        </w:tc>
      </w:tr>
      <w:tr w:rsidR="00895AB4" w:rsidRPr="00BD5FDB" w14:paraId="4564A844" w14:textId="77777777" w:rsidTr="005A3CD2">
        <w:trPr>
          <w:jc w:val="center"/>
        </w:trPr>
        <w:tc>
          <w:tcPr>
            <w:tcW w:w="432" w:type="dxa"/>
            <w:tcBorders>
              <w:top w:val="single" w:sz="4" w:space="0" w:color="auto"/>
              <w:left w:val="single" w:sz="4" w:space="0" w:color="auto"/>
            </w:tcBorders>
          </w:tcPr>
          <w:p w14:paraId="55230ED6" w14:textId="77777777" w:rsidR="00895AB4" w:rsidRPr="00BD5FDB" w:rsidRDefault="000D4A1B" w:rsidP="005A3CD2">
            <w:pPr>
              <w:pStyle w:val="Other0"/>
            </w:pPr>
            <w:r w:rsidRPr="00BD5FDB">
              <w:rPr>
                <w:rStyle w:val="Other"/>
              </w:rPr>
              <w:t>351</w:t>
            </w:r>
          </w:p>
        </w:tc>
        <w:tc>
          <w:tcPr>
            <w:tcW w:w="3576" w:type="dxa"/>
            <w:tcBorders>
              <w:top w:val="single" w:sz="4" w:space="0" w:color="auto"/>
              <w:left w:val="single" w:sz="4" w:space="0" w:color="auto"/>
            </w:tcBorders>
          </w:tcPr>
          <w:p w14:paraId="3CFD0062" w14:textId="77777777" w:rsidR="00895AB4" w:rsidRPr="00BD5FDB" w:rsidRDefault="000D4A1B" w:rsidP="005A3CD2">
            <w:pPr>
              <w:pStyle w:val="Other0"/>
              <w:ind w:right="270"/>
            </w:pPr>
            <w:r w:rsidRPr="00BD5FDB">
              <w:rPr>
                <w:rStyle w:val="Other"/>
                <w:lang w:val="fr-FR"/>
              </w:rPr>
              <w:t>API_351_INVALID_STATE_ERROR</w:t>
            </w:r>
          </w:p>
        </w:tc>
        <w:tc>
          <w:tcPr>
            <w:tcW w:w="2702" w:type="dxa"/>
            <w:tcBorders>
              <w:top w:val="single" w:sz="4" w:space="0" w:color="auto"/>
              <w:left w:val="single" w:sz="4" w:space="0" w:color="auto"/>
            </w:tcBorders>
          </w:tcPr>
          <w:p w14:paraId="510484DF" w14:textId="77777777" w:rsidR="00895AB4" w:rsidRPr="00BD5FDB" w:rsidRDefault="000D4A1B" w:rsidP="005A3CD2">
            <w:pPr>
              <w:pStyle w:val="Other0"/>
            </w:pPr>
            <w:r w:rsidRPr="00BD5FDB">
              <w:rPr>
                <w:rStyle w:val="Other"/>
              </w:rPr>
              <w:t>The specified status is unknown.</w:t>
            </w:r>
          </w:p>
        </w:tc>
        <w:tc>
          <w:tcPr>
            <w:tcW w:w="3610" w:type="dxa"/>
            <w:tcBorders>
              <w:top w:val="single" w:sz="4" w:space="0" w:color="auto"/>
              <w:left w:val="single" w:sz="4" w:space="0" w:color="auto"/>
              <w:right w:val="single" w:sz="4" w:space="0" w:color="auto"/>
            </w:tcBorders>
          </w:tcPr>
          <w:p w14:paraId="356A2D9D" w14:textId="0AAF90F0" w:rsidR="00895AB4" w:rsidRPr="00BD5FDB" w:rsidRDefault="000D4A1B" w:rsidP="005A3CD2">
            <w:pPr>
              <w:pStyle w:val="Other0"/>
            </w:pPr>
            <w:r w:rsidRPr="00BD5FDB">
              <w:rPr>
                <w:rStyle w:val="Other"/>
              </w:rPr>
              <w:t>You have probably tried to change the status of an offer to an unrecognised status. Check that the value is included in the domain STATUT_OFFRE_DOMAIN.</w:t>
            </w:r>
          </w:p>
        </w:tc>
      </w:tr>
      <w:tr w:rsidR="00895AB4" w:rsidRPr="00BD5FDB" w14:paraId="547D355E" w14:textId="77777777" w:rsidTr="005A3CD2">
        <w:trPr>
          <w:jc w:val="center"/>
        </w:trPr>
        <w:tc>
          <w:tcPr>
            <w:tcW w:w="432" w:type="dxa"/>
            <w:tcBorders>
              <w:top w:val="single" w:sz="4" w:space="0" w:color="auto"/>
              <w:left w:val="single" w:sz="4" w:space="0" w:color="auto"/>
            </w:tcBorders>
          </w:tcPr>
          <w:p w14:paraId="41981670" w14:textId="77777777" w:rsidR="00895AB4" w:rsidRPr="00BD5FDB" w:rsidRDefault="000D4A1B" w:rsidP="005A3CD2">
            <w:pPr>
              <w:pStyle w:val="Other0"/>
            </w:pPr>
            <w:r w:rsidRPr="00BD5FDB">
              <w:rPr>
                <w:rStyle w:val="Other"/>
              </w:rPr>
              <w:t>352</w:t>
            </w:r>
          </w:p>
        </w:tc>
        <w:tc>
          <w:tcPr>
            <w:tcW w:w="3576" w:type="dxa"/>
            <w:tcBorders>
              <w:top w:val="single" w:sz="4" w:space="0" w:color="auto"/>
              <w:left w:val="single" w:sz="4" w:space="0" w:color="auto"/>
            </w:tcBorders>
          </w:tcPr>
          <w:p w14:paraId="02A1A972" w14:textId="77777777" w:rsidR="00895AB4" w:rsidRPr="00BD5FDB" w:rsidRDefault="000D4A1B" w:rsidP="005A3CD2">
            <w:pPr>
              <w:pStyle w:val="Other0"/>
              <w:ind w:right="270"/>
            </w:pPr>
            <w:r w:rsidRPr="00BD5FDB">
              <w:rPr>
                <w:rStyle w:val="Other"/>
                <w:lang w:val="fr-FR"/>
              </w:rPr>
              <w:t>API_352_CHANGEMENT_ETAT_ERROR</w:t>
            </w:r>
          </w:p>
        </w:tc>
        <w:tc>
          <w:tcPr>
            <w:tcW w:w="2702" w:type="dxa"/>
            <w:tcBorders>
              <w:top w:val="single" w:sz="4" w:space="0" w:color="auto"/>
              <w:left w:val="single" w:sz="4" w:space="0" w:color="auto"/>
            </w:tcBorders>
          </w:tcPr>
          <w:p w14:paraId="0EEE3D54" w14:textId="77777777" w:rsidR="00895AB4" w:rsidRPr="00BD5FDB" w:rsidRDefault="000D4A1B" w:rsidP="005A3CD2">
            <w:pPr>
              <w:pStyle w:val="Other0"/>
            </w:pPr>
            <w:r w:rsidRPr="00BD5FDB">
              <w:rPr>
                <w:rStyle w:val="Other"/>
              </w:rPr>
              <w:t>The change of status requested is not authorised.</w:t>
            </w:r>
          </w:p>
        </w:tc>
        <w:tc>
          <w:tcPr>
            <w:tcW w:w="3610" w:type="dxa"/>
            <w:tcBorders>
              <w:top w:val="single" w:sz="4" w:space="0" w:color="auto"/>
              <w:left w:val="single" w:sz="4" w:space="0" w:color="auto"/>
              <w:right w:val="single" w:sz="4" w:space="0" w:color="auto"/>
            </w:tcBorders>
          </w:tcPr>
          <w:p w14:paraId="64B37ADC" w14:textId="77777777" w:rsidR="00895AB4" w:rsidRPr="00BD5FDB" w:rsidRDefault="000D4A1B" w:rsidP="005A3CD2">
            <w:pPr>
              <w:pStyle w:val="Other0"/>
            </w:pPr>
            <w:r w:rsidRPr="00BD5FDB">
              <w:rPr>
                <w:rStyle w:val="Other"/>
              </w:rPr>
              <w:t>You have probably tried to change the status of an offer to a new, unauthorised status. You can refer to the document Offer Module to check the stages in the life cycle of an offer and the associated status changes.</w:t>
            </w:r>
          </w:p>
        </w:tc>
      </w:tr>
      <w:tr w:rsidR="00895AB4" w:rsidRPr="00BD5FDB" w14:paraId="42E2AF8C" w14:textId="77777777" w:rsidTr="005A3CD2">
        <w:trPr>
          <w:jc w:val="center"/>
        </w:trPr>
        <w:tc>
          <w:tcPr>
            <w:tcW w:w="432" w:type="dxa"/>
            <w:tcBorders>
              <w:top w:val="single" w:sz="4" w:space="0" w:color="auto"/>
              <w:left w:val="single" w:sz="4" w:space="0" w:color="auto"/>
            </w:tcBorders>
          </w:tcPr>
          <w:p w14:paraId="6275431E" w14:textId="77777777" w:rsidR="00895AB4" w:rsidRPr="00BD5FDB" w:rsidRDefault="000D4A1B" w:rsidP="005A3CD2">
            <w:pPr>
              <w:pStyle w:val="Other0"/>
            </w:pPr>
            <w:r w:rsidRPr="00BD5FDB">
              <w:rPr>
                <w:rStyle w:val="Other"/>
              </w:rPr>
              <w:t>353</w:t>
            </w:r>
          </w:p>
        </w:tc>
        <w:tc>
          <w:tcPr>
            <w:tcW w:w="3576" w:type="dxa"/>
            <w:tcBorders>
              <w:top w:val="single" w:sz="4" w:space="0" w:color="auto"/>
              <w:left w:val="single" w:sz="4" w:space="0" w:color="auto"/>
            </w:tcBorders>
          </w:tcPr>
          <w:p w14:paraId="479CCC49" w14:textId="77777777" w:rsidR="00895AB4" w:rsidRPr="0095354F" w:rsidRDefault="000D4A1B" w:rsidP="005A3CD2">
            <w:pPr>
              <w:pStyle w:val="Other0"/>
              <w:ind w:right="270"/>
              <w:rPr>
                <w:lang w:val="fr-FR"/>
              </w:rPr>
            </w:pPr>
            <w:r w:rsidRPr="00BD5FDB">
              <w:rPr>
                <w:rStyle w:val="Other"/>
                <w:lang w:val="fr-FR"/>
              </w:rPr>
              <w:t>API_353_OFFRE_A_ETAT_DEMANDE</w:t>
            </w:r>
          </w:p>
        </w:tc>
        <w:tc>
          <w:tcPr>
            <w:tcW w:w="2702" w:type="dxa"/>
            <w:tcBorders>
              <w:top w:val="single" w:sz="4" w:space="0" w:color="auto"/>
              <w:left w:val="single" w:sz="4" w:space="0" w:color="auto"/>
            </w:tcBorders>
          </w:tcPr>
          <w:p w14:paraId="6555E60F" w14:textId="77777777" w:rsidR="00895AB4" w:rsidRPr="00BD5FDB" w:rsidRDefault="000D4A1B" w:rsidP="005A3CD2">
            <w:pPr>
              <w:pStyle w:val="Other0"/>
            </w:pPr>
            <w:r w:rsidRPr="00BD5FDB">
              <w:rPr>
                <w:rStyle w:val="Other"/>
              </w:rPr>
              <w:t>The offer is already in requested status, so no change of status is made.</w:t>
            </w:r>
          </w:p>
        </w:tc>
        <w:tc>
          <w:tcPr>
            <w:tcW w:w="3610" w:type="dxa"/>
            <w:tcBorders>
              <w:top w:val="single" w:sz="4" w:space="0" w:color="auto"/>
              <w:left w:val="single" w:sz="4" w:space="0" w:color="auto"/>
              <w:right w:val="single" w:sz="4" w:space="0" w:color="auto"/>
            </w:tcBorders>
          </w:tcPr>
          <w:p w14:paraId="2B67A99D" w14:textId="77777777" w:rsidR="00895AB4" w:rsidRPr="00BD5FDB" w:rsidRDefault="000D4A1B" w:rsidP="005A3CD2">
            <w:pPr>
              <w:pStyle w:val="Other0"/>
            </w:pPr>
            <w:r w:rsidRPr="00BD5FDB">
              <w:rPr>
                <w:rStyle w:val="Other"/>
              </w:rPr>
              <w:t>You have tried to change the status of an offer to the same status.</w:t>
            </w:r>
          </w:p>
        </w:tc>
      </w:tr>
      <w:tr w:rsidR="00895AB4" w:rsidRPr="00BD5FDB" w14:paraId="69D3C342" w14:textId="77777777" w:rsidTr="005A3CD2">
        <w:trPr>
          <w:jc w:val="center"/>
        </w:trPr>
        <w:tc>
          <w:tcPr>
            <w:tcW w:w="432" w:type="dxa"/>
            <w:tcBorders>
              <w:top w:val="single" w:sz="4" w:space="0" w:color="auto"/>
              <w:left w:val="single" w:sz="4" w:space="0" w:color="auto"/>
            </w:tcBorders>
          </w:tcPr>
          <w:p w14:paraId="0D755A97" w14:textId="77777777" w:rsidR="00895AB4" w:rsidRPr="00BD5FDB" w:rsidRDefault="000D4A1B" w:rsidP="005A3CD2">
            <w:pPr>
              <w:pStyle w:val="Other0"/>
            </w:pPr>
            <w:r w:rsidRPr="00BD5FDB">
              <w:rPr>
                <w:rStyle w:val="Other"/>
              </w:rPr>
              <w:t>354</w:t>
            </w:r>
          </w:p>
        </w:tc>
        <w:tc>
          <w:tcPr>
            <w:tcW w:w="3576" w:type="dxa"/>
            <w:tcBorders>
              <w:top w:val="single" w:sz="4" w:space="0" w:color="auto"/>
              <w:left w:val="single" w:sz="4" w:space="0" w:color="auto"/>
            </w:tcBorders>
          </w:tcPr>
          <w:p w14:paraId="6A210654" w14:textId="77777777" w:rsidR="00895AB4" w:rsidRPr="0095354F" w:rsidRDefault="000D4A1B" w:rsidP="005A3CD2">
            <w:pPr>
              <w:pStyle w:val="Other0"/>
              <w:ind w:right="270"/>
              <w:rPr>
                <w:lang w:val="fr-FR"/>
              </w:rPr>
            </w:pPr>
            <w:r w:rsidRPr="00BD5FDB">
              <w:rPr>
                <w:rStyle w:val="Other"/>
                <w:lang w:val="fr-FR"/>
              </w:rPr>
              <w:t>API_354_INVALID_TYPE_LIEU_ERROR</w:t>
            </w:r>
          </w:p>
        </w:tc>
        <w:tc>
          <w:tcPr>
            <w:tcW w:w="2702" w:type="dxa"/>
            <w:tcBorders>
              <w:top w:val="single" w:sz="4" w:space="0" w:color="auto"/>
              <w:left w:val="single" w:sz="4" w:space="0" w:color="auto"/>
            </w:tcBorders>
          </w:tcPr>
          <w:p w14:paraId="0FFCBC8E" w14:textId="77777777" w:rsidR="00895AB4" w:rsidRPr="00BD5FDB" w:rsidRDefault="000D4A1B" w:rsidP="005A3CD2">
            <w:pPr>
              <w:pStyle w:val="Other0"/>
            </w:pPr>
            <w:r w:rsidRPr="00BD5FDB">
              <w:rPr>
                <w:rStyle w:val="Other"/>
              </w:rPr>
              <w:t>Type of location invalid or not specified</w:t>
            </w:r>
          </w:p>
        </w:tc>
        <w:tc>
          <w:tcPr>
            <w:tcW w:w="3610" w:type="dxa"/>
            <w:tcBorders>
              <w:top w:val="single" w:sz="4" w:space="0" w:color="auto"/>
              <w:left w:val="single" w:sz="4" w:space="0" w:color="auto"/>
              <w:right w:val="single" w:sz="4" w:space="0" w:color="auto"/>
            </w:tcBorders>
          </w:tcPr>
          <w:p w14:paraId="6DDA469C" w14:textId="74C88AD8" w:rsidR="00895AB4" w:rsidRPr="00BD5FDB" w:rsidRDefault="000D4A1B" w:rsidP="005A3CD2">
            <w:pPr>
              <w:pStyle w:val="Other0"/>
            </w:pPr>
            <w:r w:rsidRPr="00BD5FDB">
              <w:rPr>
                <w:rStyle w:val="Other"/>
              </w:rPr>
              <w:t xml:space="preserve">Area.type must be specified. For </w:t>
            </w:r>
            <w:del w:id="11" w:author="Fabrice TIERCELIN" w:date="2026-06-17T17:12:00Z" w16du:dateUtc="2026-06-17T15:12:00Z">
              <w:r w:rsidRPr="00BD5FDB" w:rsidDel="001E78B4">
                <w:rPr>
                  <w:rStyle w:val="Other"/>
                </w:rPr>
                <w:delText>example</w:delText>
              </w:r>
            </w:del>
            <w:ins w:id="12" w:author="Fabrice TIERCELIN" w:date="2026-06-17T17:12:00Z" w16du:dateUtc="2026-06-17T15:12:00Z">
              <w:r w:rsidR="001E78B4" w:rsidRPr="00BD5FDB">
                <w:rPr>
                  <w:rStyle w:val="Other"/>
                </w:rPr>
                <w:t>example,</w:t>
              </w:r>
            </w:ins>
            <w:r w:rsidRPr="00BD5FDB">
              <w:rPr>
                <w:rStyle w:val="Other"/>
              </w:rPr>
              <w:t xml:space="preserve"> INSEE or APEC.</w:t>
            </w:r>
          </w:p>
        </w:tc>
      </w:tr>
      <w:tr w:rsidR="00895AB4" w:rsidRPr="00BD5FDB" w14:paraId="65414BA9" w14:textId="77777777" w:rsidTr="005A3CD2">
        <w:trPr>
          <w:jc w:val="center"/>
        </w:trPr>
        <w:tc>
          <w:tcPr>
            <w:tcW w:w="432" w:type="dxa"/>
            <w:tcBorders>
              <w:top w:val="single" w:sz="4" w:space="0" w:color="auto"/>
              <w:left w:val="single" w:sz="4" w:space="0" w:color="auto"/>
            </w:tcBorders>
          </w:tcPr>
          <w:p w14:paraId="7BF6AD17" w14:textId="77777777" w:rsidR="00895AB4" w:rsidRPr="00BD5FDB" w:rsidRDefault="000D4A1B" w:rsidP="005A3CD2">
            <w:pPr>
              <w:pStyle w:val="Other0"/>
            </w:pPr>
            <w:r w:rsidRPr="00BD5FDB">
              <w:rPr>
                <w:rStyle w:val="Other"/>
              </w:rPr>
              <w:t>355</w:t>
            </w:r>
          </w:p>
        </w:tc>
        <w:tc>
          <w:tcPr>
            <w:tcW w:w="3576" w:type="dxa"/>
            <w:tcBorders>
              <w:top w:val="single" w:sz="4" w:space="0" w:color="auto"/>
              <w:left w:val="single" w:sz="4" w:space="0" w:color="auto"/>
            </w:tcBorders>
          </w:tcPr>
          <w:p w14:paraId="415B3DB2" w14:textId="77777777" w:rsidR="00895AB4" w:rsidRPr="0095354F" w:rsidRDefault="000D4A1B" w:rsidP="005A3CD2">
            <w:pPr>
              <w:pStyle w:val="Other0"/>
              <w:ind w:right="270"/>
              <w:rPr>
                <w:lang w:val="fr-FR"/>
              </w:rPr>
            </w:pPr>
            <w:r w:rsidRPr="00BD5FDB">
              <w:rPr>
                <w:rStyle w:val="Other"/>
                <w:lang w:val="fr-FR"/>
              </w:rPr>
              <w:t>API_355_INVALID_ZONE_LIEU_ERROR</w:t>
            </w:r>
          </w:p>
        </w:tc>
        <w:tc>
          <w:tcPr>
            <w:tcW w:w="2702" w:type="dxa"/>
            <w:tcBorders>
              <w:top w:val="single" w:sz="4" w:space="0" w:color="auto"/>
              <w:left w:val="single" w:sz="4" w:space="0" w:color="auto"/>
            </w:tcBorders>
          </w:tcPr>
          <w:p w14:paraId="645AB6B2" w14:textId="77777777" w:rsidR="00895AB4" w:rsidRPr="00BD5FDB" w:rsidRDefault="000D4A1B" w:rsidP="005A3CD2">
            <w:pPr>
              <w:pStyle w:val="Other0"/>
            </w:pPr>
            <w:r w:rsidRPr="00BD5FDB">
              <w:rPr>
                <w:rStyle w:val="Other"/>
              </w:rPr>
              <w:t>Invalid or missing field</w:t>
            </w:r>
          </w:p>
        </w:tc>
        <w:tc>
          <w:tcPr>
            <w:tcW w:w="3610" w:type="dxa"/>
            <w:tcBorders>
              <w:top w:val="single" w:sz="4" w:space="0" w:color="auto"/>
              <w:left w:val="single" w:sz="4" w:space="0" w:color="auto"/>
              <w:right w:val="single" w:sz="4" w:space="0" w:color="auto"/>
            </w:tcBorders>
          </w:tcPr>
          <w:p w14:paraId="071FAD20" w14:textId="77777777" w:rsidR="00895AB4" w:rsidRPr="00BD5FDB" w:rsidRDefault="000D4A1B" w:rsidP="005A3CD2">
            <w:pPr>
              <w:pStyle w:val="Other0"/>
            </w:pPr>
            <w:r w:rsidRPr="00BD5FDB">
              <w:rPr>
                <w:rStyle w:val="Other"/>
              </w:rPr>
              <w:t>Specify a movement area (from the predefined values) in Area.Value.</w:t>
            </w:r>
          </w:p>
        </w:tc>
      </w:tr>
      <w:tr w:rsidR="00895AB4" w:rsidRPr="008907E5" w14:paraId="20EA3A9C" w14:textId="77777777" w:rsidTr="005A3CD2">
        <w:trPr>
          <w:jc w:val="center"/>
        </w:trPr>
        <w:tc>
          <w:tcPr>
            <w:tcW w:w="432" w:type="dxa"/>
            <w:tcBorders>
              <w:top w:val="single" w:sz="4" w:space="0" w:color="auto"/>
              <w:left w:val="single" w:sz="4" w:space="0" w:color="auto"/>
            </w:tcBorders>
          </w:tcPr>
          <w:p w14:paraId="15008497" w14:textId="77777777" w:rsidR="00895AB4" w:rsidRPr="00BD5FDB" w:rsidRDefault="000D4A1B" w:rsidP="005A3CD2">
            <w:pPr>
              <w:pStyle w:val="Other0"/>
            </w:pPr>
            <w:r w:rsidRPr="00BD5FDB">
              <w:rPr>
                <w:rStyle w:val="Other"/>
              </w:rPr>
              <w:t>356</w:t>
            </w:r>
          </w:p>
        </w:tc>
        <w:tc>
          <w:tcPr>
            <w:tcW w:w="3576" w:type="dxa"/>
            <w:tcBorders>
              <w:top w:val="single" w:sz="4" w:space="0" w:color="auto"/>
              <w:left w:val="single" w:sz="4" w:space="0" w:color="auto"/>
            </w:tcBorders>
          </w:tcPr>
          <w:p w14:paraId="4FEB4170" w14:textId="77777777" w:rsidR="00895AB4" w:rsidRPr="0095354F" w:rsidRDefault="000D4A1B" w:rsidP="005A3CD2">
            <w:pPr>
              <w:pStyle w:val="Other0"/>
              <w:ind w:right="270"/>
              <w:rPr>
                <w:lang w:val="fr-FR"/>
              </w:rPr>
            </w:pPr>
            <w:r w:rsidRPr="00BD5FDB">
              <w:rPr>
                <w:rStyle w:val="Other"/>
                <w:lang w:val="fr-FR"/>
              </w:rPr>
              <w:t>API_356_INVALID_CODE_LIEU_ERROR</w:t>
            </w:r>
          </w:p>
        </w:tc>
        <w:tc>
          <w:tcPr>
            <w:tcW w:w="2702" w:type="dxa"/>
            <w:tcBorders>
              <w:top w:val="single" w:sz="4" w:space="0" w:color="auto"/>
              <w:left w:val="single" w:sz="4" w:space="0" w:color="auto"/>
            </w:tcBorders>
          </w:tcPr>
          <w:p w14:paraId="0F3A4274" w14:textId="77777777" w:rsidR="00895AB4" w:rsidRPr="00BD5FDB" w:rsidRDefault="000D4A1B" w:rsidP="005A3CD2">
            <w:pPr>
              <w:pStyle w:val="Other0"/>
            </w:pPr>
            <w:r w:rsidRPr="00BD5FDB">
              <w:rPr>
                <w:rStyle w:val="Other"/>
              </w:rPr>
              <w:t>Invalid or unauthorised common code.</w:t>
            </w:r>
          </w:p>
        </w:tc>
        <w:tc>
          <w:tcPr>
            <w:tcW w:w="3610" w:type="dxa"/>
            <w:tcBorders>
              <w:top w:val="single" w:sz="4" w:space="0" w:color="auto"/>
              <w:left w:val="single" w:sz="4" w:space="0" w:color="auto"/>
              <w:right w:val="single" w:sz="4" w:space="0" w:color="auto"/>
            </w:tcBorders>
          </w:tcPr>
          <w:p w14:paraId="49140AAC" w14:textId="2B127D78" w:rsidR="00895AB4" w:rsidRPr="0095354F" w:rsidRDefault="000D4A1B" w:rsidP="005A3CD2">
            <w:pPr>
              <w:pStyle w:val="Other0"/>
              <w:rPr>
                <w:lang w:val="fr-FR"/>
              </w:rPr>
            </w:pPr>
            <w:r w:rsidRPr="0095354F">
              <w:rPr>
                <w:rStyle w:val="Other"/>
                <w:lang w:val="fr-FR"/>
              </w:rPr>
              <w:t>Paris (75056</w:t>
            </w:r>
            <w:del w:id="13" w:author="Fabrice TIERCELIN" w:date="2026-06-17T17:12:00Z" w16du:dateUtc="2026-06-17T15:12:00Z">
              <w:r w:rsidRPr="0095354F" w:rsidDel="001E78B4">
                <w:rPr>
                  <w:rStyle w:val="Other"/>
                  <w:lang w:val="fr-FR"/>
                </w:rPr>
                <w:delText>) ,</w:delText>
              </w:r>
            </w:del>
            <w:ins w:id="14" w:author="Fabrice TIERCELIN" w:date="2026-06-17T17:12:00Z" w16du:dateUtc="2026-06-17T15:12:00Z">
              <w:r w:rsidR="001E78B4" w:rsidRPr="0095354F">
                <w:rPr>
                  <w:rStyle w:val="Other"/>
                  <w:lang w:val="fr-FR"/>
                </w:rPr>
                <w:t>),</w:t>
              </w:r>
            </w:ins>
            <w:r w:rsidRPr="0095354F">
              <w:rPr>
                <w:rStyle w:val="Other"/>
                <w:lang w:val="fr-FR"/>
              </w:rPr>
              <w:t xml:space="preserve"> Lyon (69123), Marseille (13055) are prohibited.</w:t>
            </w:r>
          </w:p>
        </w:tc>
      </w:tr>
      <w:tr w:rsidR="00895AB4" w:rsidRPr="008907E5" w14:paraId="5D524C4D" w14:textId="77777777" w:rsidTr="005A3CD2">
        <w:trPr>
          <w:jc w:val="center"/>
        </w:trPr>
        <w:tc>
          <w:tcPr>
            <w:tcW w:w="10320" w:type="dxa"/>
            <w:gridSpan w:val="4"/>
            <w:tcBorders>
              <w:top w:val="single" w:sz="4" w:space="0" w:color="auto"/>
              <w:bottom w:val="single" w:sz="4" w:space="0" w:color="auto"/>
            </w:tcBorders>
          </w:tcPr>
          <w:p w14:paraId="54D72925" w14:textId="77777777" w:rsidR="00895AB4" w:rsidRPr="00BD5FDB" w:rsidRDefault="00895AB4" w:rsidP="005A3CD2">
            <w:pPr>
              <w:rPr>
                <w:sz w:val="10"/>
                <w:szCs w:val="10"/>
                <w:lang w:val="fr-FR"/>
              </w:rPr>
            </w:pPr>
          </w:p>
        </w:tc>
      </w:tr>
    </w:tbl>
    <w:p w14:paraId="39461A56" w14:textId="77777777" w:rsidR="00895AB4" w:rsidRPr="0095354F" w:rsidRDefault="000D4A1B" w:rsidP="009710C9">
      <w:pPr>
        <w:rPr>
          <w:sz w:val="2"/>
          <w:szCs w:val="2"/>
          <w:lang w:val="fr-FR"/>
        </w:rPr>
      </w:pPr>
      <w:r w:rsidRPr="0095354F">
        <w:rPr>
          <w:lang w:val="fr-FR"/>
        </w:rPr>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432"/>
        <w:gridCol w:w="3576"/>
        <w:gridCol w:w="2702"/>
        <w:gridCol w:w="3610"/>
      </w:tblGrid>
      <w:tr w:rsidR="00895AB4" w:rsidRPr="00BD5FDB" w14:paraId="17CF0D73" w14:textId="77777777" w:rsidTr="005A3CD2">
        <w:trPr>
          <w:jc w:val="center"/>
        </w:trPr>
        <w:tc>
          <w:tcPr>
            <w:tcW w:w="432" w:type="dxa"/>
            <w:tcBorders>
              <w:top w:val="single" w:sz="4" w:space="0" w:color="auto"/>
              <w:left w:val="single" w:sz="4" w:space="0" w:color="auto"/>
            </w:tcBorders>
          </w:tcPr>
          <w:p w14:paraId="516D3274" w14:textId="77777777" w:rsidR="00895AB4" w:rsidRPr="00BD5FDB" w:rsidRDefault="000D4A1B" w:rsidP="005A3CD2">
            <w:pPr>
              <w:pStyle w:val="Other0"/>
            </w:pPr>
            <w:r w:rsidRPr="00BD5FDB">
              <w:rPr>
                <w:rStyle w:val="Other"/>
              </w:rPr>
              <w:lastRenderedPageBreak/>
              <w:t>361</w:t>
            </w:r>
          </w:p>
        </w:tc>
        <w:tc>
          <w:tcPr>
            <w:tcW w:w="3576" w:type="dxa"/>
            <w:tcBorders>
              <w:top w:val="single" w:sz="4" w:space="0" w:color="auto"/>
              <w:left w:val="single" w:sz="4" w:space="0" w:color="auto"/>
            </w:tcBorders>
          </w:tcPr>
          <w:p w14:paraId="6535647B" w14:textId="77777777" w:rsidR="00895AB4" w:rsidRPr="00BD5FDB" w:rsidRDefault="000D4A1B" w:rsidP="005A3CD2">
            <w:pPr>
              <w:pStyle w:val="Other0"/>
            </w:pPr>
            <w:r w:rsidRPr="00BD5FDB">
              <w:rPr>
                <w:rStyle w:val="Other"/>
                <w:lang w:val="fr-FR"/>
              </w:rPr>
              <w:t>API_361_INVALID_PUBLICATION_DELAYS</w:t>
            </w:r>
          </w:p>
        </w:tc>
        <w:tc>
          <w:tcPr>
            <w:tcW w:w="2702" w:type="dxa"/>
            <w:tcBorders>
              <w:top w:val="single" w:sz="4" w:space="0" w:color="auto"/>
              <w:left w:val="single" w:sz="4" w:space="0" w:color="auto"/>
            </w:tcBorders>
          </w:tcPr>
          <w:p w14:paraId="4C5CA271" w14:textId="5A6259C9" w:rsidR="00895AB4" w:rsidRPr="00BD5FDB" w:rsidRDefault="000D4A1B" w:rsidP="002D6FD7">
            <w:pPr>
              <w:pStyle w:val="Other0"/>
              <w:ind w:right="137"/>
            </w:pPr>
            <w:r w:rsidRPr="00BD5FDB">
              <w:rPr>
                <w:rStyle w:val="Other"/>
              </w:rPr>
              <w:t>Your offer was published more than 30 days ago. It cannot be republished.</w:t>
            </w:r>
          </w:p>
        </w:tc>
        <w:tc>
          <w:tcPr>
            <w:tcW w:w="3610" w:type="dxa"/>
            <w:tcBorders>
              <w:top w:val="single" w:sz="4" w:space="0" w:color="auto"/>
              <w:left w:val="single" w:sz="4" w:space="0" w:color="auto"/>
              <w:right w:val="single" w:sz="4" w:space="0" w:color="auto"/>
            </w:tcBorders>
          </w:tcPr>
          <w:p w14:paraId="18D0A823" w14:textId="77777777" w:rsidR="00895AB4" w:rsidRPr="00BD5FDB" w:rsidRDefault="000D4A1B" w:rsidP="002D6FD7">
            <w:pPr>
              <w:pStyle w:val="Other0"/>
              <w:ind w:right="137"/>
            </w:pPr>
            <w:r w:rsidRPr="00BD5FDB">
              <w:rPr>
                <w:rStyle w:val="Other"/>
              </w:rPr>
              <w:t>N/A</w:t>
            </w:r>
          </w:p>
        </w:tc>
      </w:tr>
      <w:tr w:rsidR="00895AB4" w:rsidRPr="00BD5FDB" w14:paraId="71398F1A" w14:textId="77777777" w:rsidTr="005A3CD2">
        <w:trPr>
          <w:jc w:val="center"/>
        </w:trPr>
        <w:tc>
          <w:tcPr>
            <w:tcW w:w="432" w:type="dxa"/>
            <w:tcBorders>
              <w:top w:val="single" w:sz="4" w:space="0" w:color="auto"/>
              <w:left w:val="single" w:sz="4" w:space="0" w:color="auto"/>
            </w:tcBorders>
          </w:tcPr>
          <w:p w14:paraId="7D43BA3C" w14:textId="77777777" w:rsidR="00895AB4" w:rsidRPr="00BD5FDB" w:rsidRDefault="000D4A1B" w:rsidP="005A3CD2">
            <w:pPr>
              <w:pStyle w:val="Other0"/>
            </w:pPr>
            <w:r w:rsidRPr="00BD5FDB">
              <w:rPr>
                <w:rStyle w:val="Other"/>
              </w:rPr>
              <w:t>362</w:t>
            </w:r>
          </w:p>
        </w:tc>
        <w:tc>
          <w:tcPr>
            <w:tcW w:w="3576" w:type="dxa"/>
            <w:tcBorders>
              <w:top w:val="single" w:sz="4" w:space="0" w:color="auto"/>
              <w:left w:val="single" w:sz="4" w:space="0" w:color="auto"/>
            </w:tcBorders>
          </w:tcPr>
          <w:p w14:paraId="2A4C7840" w14:textId="77777777" w:rsidR="00895AB4" w:rsidRPr="00BD5FDB" w:rsidRDefault="000D4A1B" w:rsidP="005A3CD2">
            <w:pPr>
              <w:pStyle w:val="Other0"/>
            </w:pPr>
            <w:r w:rsidRPr="00BD5FDB">
              <w:rPr>
                <w:rStyle w:val="Other"/>
                <w:lang w:val="fr-FR"/>
              </w:rPr>
              <w:t>API_362_INVALID_PUBLICATION_POSITION</w:t>
            </w:r>
          </w:p>
        </w:tc>
        <w:tc>
          <w:tcPr>
            <w:tcW w:w="2702" w:type="dxa"/>
            <w:tcBorders>
              <w:top w:val="single" w:sz="4" w:space="0" w:color="auto"/>
              <w:left w:val="single" w:sz="4" w:space="0" w:color="auto"/>
            </w:tcBorders>
          </w:tcPr>
          <w:p w14:paraId="52ADEAD1" w14:textId="2839B532" w:rsidR="00895AB4" w:rsidRPr="00BD5FDB" w:rsidRDefault="000D4A1B" w:rsidP="002D6FD7">
            <w:pPr>
              <w:pStyle w:val="Other0"/>
              <w:ind w:right="137"/>
            </w:pPr>
            <w:r w:rsidRPr="00BD5FDB">
              <w:rPr>
                <w:rStyle w:val="Other"/>
              </w:rPr>
              <w:t>Offers for public sector management positions cannot be republished.</w:t>
            </w:r>
          </w:p>
        </w:tc>
        <w:tc>
          <w:tcPr>
            <w:tcW w:w="3610" w:type="dxa"/>
            <w:tcBorders>
              <w:top w:val="single" w:sz="4" w:space="0" w:color="auto"/>
              <w:left w:val="single" w:sz="4" w:space="0" w:color="auto"/>
              <w:right w:val="single" w:sz="4" w:space="0" w:color="auto"/>
            </w:tcBorders>
          </w:tcPr>
          <w:p w14:paraId="75163D46" w14:textId="77777777" w:rsidR="00895AB4" w:rsidRPr="00BD5FDB" w:rsidRDefault="000D4A1B" w:rsidP="002D6FD7">
            <w:pPr>
              <w:pStyle w:val="Other0"/>
              <w:ind w:right="137"/>
            </w:pPr>
            <w:r w:rsidRPr="00BD5FDB">
              <w:rPr>
                <w:rStyle w:val="Other"/>
              </w:rPr>
              <w:t>N/A</w:t>
            </w:r>
          </w:p>
        </w:tc>
      </w:tr>
      <w:tr w:rsidR="00895AB4" w:rsidRPr="00BD5FDB" w14:paraId="26B547EF" w14:textId="77777777" w:rsidTr="005A3CD2">
        <w:trPr>
          <w:jc w:val="center"/>
        </w:trPr>
        <w:tc>
          <w:tcPr>
            <w:tcW w:w="432" w:type="dxa"/>
            <w:tcBorders>
              <w:top w:val="single" w:sz="4" w:space="0" w:color="auto"/>
              <w:left w:val="single" w:sz="4" w:space="0" w:color="auto"/>
            </w:tcBorders>
          </w:tcPr>
          <w:p w14:paraId="4833CF35" w14:textId="77777777" w:rsidR="00895AB4" w:rsidRPr="00BD5FDB" w:rsidRDefault="000D4A1B" w:rsidP="005A3CD2">
            <w:pPr>
              <w:pStyle w:val="Other0"/>
            </w:pPr>
            <w:r w:rsidRPr="00BD5FDB">
              <w:rPr>
                <w:rStyle w:val="Other"/>
              </w:rPr>
              <w:t>363</w:t>
            </w:r>
          </w:p>
        </w:tc>
        <w:tc>
          <w:tcPr>
            <w:tcW w:w="3576" w:type="dxa"/>
            <w:tcBorders>
              <w:top w:val="single" w:sz="4" w:space="0" w:color="auto"/>
              <w:left w:val="single" w:sz="4" w:space="0" w:color="auto"/>
            </w:tcBorders>
          </w:tcPr>
          <w:p w14:paraId="06A0FA5A" w14:textId="77777777" w:rsidR="00895AB4" w:rsidRPr="00BD5FDB" w:rsidRDefault="000D4A1B" w:rsidP="005A3CD2">
            <w:pPr>
              <w:pStyle w:val="Other0"/>
            </w:pPr>
            <w:r w:rsidRPr="00BD5FDB">
              <w:rPr>
                <w:rStyle w:val="Other"/>
                <w:lang w:val="fr-FR"/>
              </w:rPr>
              <w:t>API_363_INVALID_TYPE_POSTE</w:t>
            </w:r>
          </w:p>
        </w:tc>
        <w:tc>
          <w:tcPr>
            <w:tcW w:w="2702" w:type="dxa"/>
            <w:tcBorders>
              <w:top w:val="single" w:sz="4" w:space="0" w:color="auto"/>
              <w:left w:val="single" w:sz="4" w:space="0" w:color="auto"/>
            </w:tcBorders>
          </w:tcPr>
          <w:p w14:paraId="68B0F6DB" w14:textId="77777777" w:rsidR="00895AB4" w:rsidRPr="00BD5FDB" w:rsidRDefault="000D4A1B" w:rsidP="002D6FD7">
            <w:pPr>
              <w:pStyle w:val="Other0"/>
              <w:ind w:right="137"/>
            </w:pPr>
            <w:r w:rsidRPr="00BD5FDB">
              <w:rPr>
                <w:rStyle w:val="Other"/>
              </w:rPr>
              <w:t>The item type is invalid.</w:t>
            </w:r>
          </w:p>
        </w:tc>
        <w:tc>
          <w:tcPr>
            <w:tcW w:w="3610" w:type="dxa"/>
            <w:tcBorders>
              <w:top w:val="single" w:sz="4" w:space="0" w:color="auto"/>
              <w:left w:val="single" w:sz="4" w:space="0" w:color="auto"/>
              <w:right w:val="single" w:sz="4" w:space="0" w:color="auto"/>
            </w:tcBorders>
          </w:tcPr>
          <w:p w14:paraId="67FB172F" w14:textId="77777777" w:rsidR="00895AB4" w:rsidRPr="00BD5FDB" w:rsidRDefault="000D4A1B" w:rsidP="002D6FD7">
            <w:pPr>
              <w:pStyle w:val="Other0"/>
              <w:ind w:right="137"/>
            </w:pPr>
            <w:r w:rsidRPr="00BD5FDB">
              <w:rPr>
                <w:rStyle w:val="Other"/>
              </w:rPr>
              <w:t>Fill in this field.</w:t>
            </w:r>
          </w:p>
        </w:tc>
      </w:tr>
      <w:tr w:rsidR="00895AB4" w:rsidRPr="00BD5FDB" w14:paraId="6BE1EFA0" w14:textId="77777777" w:rsidTr="005A3CD2">
        <w:trPr>
          <w:jc w:val="center"/>
        </w:trPr>
        <w:tc>
          <w:tcPr>
            <w:tcW w:w="432" w:type="dxa"/>
            <w:tcBorders>
              <w:top w:val="single" w:sz="4" w:space="0" w:color="auto"/>
              <w:left w:val="single" w:sz="4" w:space="0" w:color="auto"/>
            </w:tcBorders>
          </w:tcPr>
          <w:p w14:paraId="139557D8" w14:textId="77777777" w:rsidR="00895AB4" w:rsidRPr="00BD5FDB" w:rsidRDefault="000D4A1B" w:rsidP="005A3CD2">
            <w:pPr>
              <w:pStyle w:val="Other0"/>
            </w:pPr>
            <w:r w:rsidRPr="00BD5FDB">
              <w:rPr>
                <w:rStyle w:val="Other"/>
              </w:rPr>
              <w:t>364</w:t>
            </w:r>
          </w:p>
        </w:tc>
        <w:tc>
          <w:tcPr>
            <w:tcW w:w="3576" w:type="dxa"/>
            <w:tcBorders>
              <w:top w:val="single" w:sz="4" w:space="0" w:color="auto"/>
              <w:left w:val="single" w:sz="4" w:space="0" w:color="auto"/>
            </w:tcBorders>
          </w:tcPr>
          <w:p w14:paraId="6357BFE6" w14:textId="77777777" w:rsidR="00895AB4" w:rsidRPr="00BD5FDB" w:rsidRDefault="000D4A1B" w:rsidP="005A3CD2">
            <w:pPr>
              <w:pStyle w:val="Other0"/>
            </w:pPr>
            <w:r w:rsidRPr="00BD5FDB">
              <w:rPr>
                <w:rStyle w:val="Other"/>
                <w:lang w:val="fr-FR"/>
              </w:rPr>
              <w:t>API_364_INVALID_SUISSE_INL_ERROR</w:t>
            </w:r>
          </w:p>
        </w:tc>
        <w:tc>
          <w:tcPr>
            <w:tcW w:w="2702" w:type="dxa"/>
            <w:tcBorders>
              <w:top w:val="single" w:sz="4" w:space="0" w:color="auto"/>
              <w:left w:val="single" w:sz="4" w:space="0" w:color="auto"/>
            </w:tcBorders>
          </w:tcPr>
          <w:p w14:paraId="3869D0DE" w14:textId="77777777" w:rsidR="00895AB4" w:rsidRPr="00BD5FDB" w:rsidRDefault="000D4A1B" w:rsidP="002D6FD7">
            <w:pPr>
              <w:pStyle w:val="Other0"/>
              <w:ind w:right="137"/>
            </w:pPr>
            <w:r w:rsidRPr="00BD5FDB">
              <w:rPr>
                <w:rStyle w:val="Other"/>
              </w:rPr>
              <w:t>The publication of offers in Switzerland is prohibited.</w:t>
            </w:r>
          </w:p>
        </w:tc>
        <w:tc>
          <w:tcPr>
            <w:tcW w:w="3610" w:type="dxa"/>
            <w:tcBorders>
              <w:top w:val="single" w:sz="4" w:space="0" w:color="auto"/>
              <w:left w:val="single" w:sz="4" w:space="0" w:color="auto"/>
              <w:right w:val="single" w:sz="4" w:space="0" w:color="auto"/>
            </w:tcBorders>
          </w:tcPr>
          <w:p w14:paraId="4E7EA738" w14:textId="77777777" w:rsidR="00895AB4" w:rsidRPr="00BD5FDB" w:rsidRDefault="000D4A1B" w:rsidP="002D6FD7">
            <w:pPr>
              <w:pStyle w:val="Other0"/>
              <w:ind w:right="137"/>
            </w:pPr>
            <w:r w:rsidRPr="00BD5FDB">
              <w:rPr>
                <w:rStyle w:val="Other"/>
              </w:rPr>
              <w:t>N/A</w:t>
            </w:r>
          </w:p>
        </w:tc>
      </w:tr>
      <w:tr w:rsidR="00895AB4" w:rsidRPr="00BD5FDB" w14:paraId="640BD38B" w14:textId="77777777" w:rsidTr="005A3CD2">
        <w:trPr>
          <w:jc w:val="center"/>
        </w:trPr>
        <w:tc>
          <w:tcPr>
            <w:tcW w:w="432" w:type="dxa"/>
            <w:tcBorders>
              <w:top w:val="single" w:sz="4" w:space="0" w:color="auto"/>
              <w:left w:val="single" w:sz="4" w:space="0" w:color="auto"/>
            </w:tcBorders>
          </w:tcPr>
          <w:p w14:paraId="55B2B69F" w14:textId="77777777" w:rsidR="00895AB4" w:rsidRPr="00BD5FDB" w:rsidRDefault="000D4A1B" w:rsidP="005A3CD2">
            <w:pPr>
              <w:pStyle w:val="Other0"/>
            </w:pPr>
            <w:r w:rsidRPr="00BD5FDB">
              <w:rPr>
                <w:rStyle w:val="Other"/>
              </w:rPr>
              <w:t>365</w:t>
            </w:r>
          </w:p>
        </w:tc>
        <w:tc>
          <w:tcPr>
            <w:tcW w:w="3576" w:type="dxa"/>
            <w:tcBorders>
              <w:top w:val="single" w:sz="4" w:space="0" w:color="auto"/>
              <w:left w:val="single" w:sz="4" w:space="0" w:color="auto"/>
            </w:tcBorders>
          </w:tcPr>
          <w:p w14:paraId="4414E860" w14:textId="77777777" w:rsidR="00895AB4" w:rsidRPr="0095354F" w:rsidRDefault="000D4A1B" w:rsidP="005A3CD2">
            <w:pPr>
              <w:pStyle w:val="Other0"/>
              <w:rPr>
                <w:lang w:val="fr-FR"/>
              </w:rPr>
            </w:pPr>
            <w:r w:rsidRPr="00BD5FDB">
              <w:rPr>
                <w:rStyle w:val="Other"/>
                <w:lang w:val="fr-FR"/>
              </w:rPr>
              <w:t>API_365_INVALID_SUISSE_LIEU_ERROR</w:t>
            </w:r>
          </w:p>
        </w:tc>
        <w:tc>
          <w:tcPr>
            <w:tcW w:w="2702" w:type="dxa"/>
            <w:tcBorders>
              <w:top w:val="single" w:sz="4" w:space="0" w:color="auto"/>
              <w:left w:val="single" w:sz="4" w:space="0" w:color="auto"/>
            </w:tcBorders>
          </w:tcPr>
          <w:p w14:paraId="712372F4" w14:textId="77777777" w:rsidR="00895AB4" w:rsidRPr="00BD5FDB" w:rsidRDefault="000D4A1B" w:rsidP="002D6FD7">
            <w:pPr>
              <w:pStyle w:val="Other0"/>
              <w:ind w:right="137"/>
            </w:pPr>
            <w:r w:rsidRPr="00BD5FDB">
              <w:rPr>
                <w:rStyle w:val="Other"/>
              </w:rPr>
              <w:t>The publication of offers in Switzerland is prohibited.</w:t>
            </w:r>
          </w:p>
        </w:tc>
        <w:tc>
          <w:tcPr>
            <w:tcW w:w="3610" w:type="dxa"/>
            <w:tcBorders>
              <w:top w:val="single" w:sz="4" w:space="0" w:color="auto"/>
              <w:left w:val="single" w:sz="4" w:space="0" w:color="auto"/>
              <w:right w:val="single" w:sz="4" w:space="0" w:color="auto"/>
            </w:tcBorders>
          </w:tcPr>
          <w:p w14:paraId="77FDF0CD" w14:textId="77777777" w:rsidR="00895AB4" w:rsidRPr="00BD5FDB" w:rsidRDefault="000D4A1B" w:rsidP="002D6FD7">
            <w:pPr>
              <w:pStyle w:val="Other0"/>
              <w:ind w:right="137"/>
            </w:pPr>
            <w:r w:rsidRPr="00BD5FDB">
              <w:rPr>
                <w:rStyle w:val="Other"/>
              </w:rPr>
              <w:t>N/A</w:t>
            </w:r>
          </w:p>
        </w:tc>
      </w:tr>
      <w:tr w:rsidR="00895AB4" w:rsidRPr="00BD5FDB" w14:paraId="13D28CEC" w14:textId="77777777" w:rsidTr="005A3CD2">
        <w:trPr>
          <w:jc w:val="center"/>
        </w:trPr>
        <w:tc>
          <w:tcPr>
            <w:tcW w:w="432" w:type="dxa"/>
            <w:tcBorders>
              <w:top w:val="single" w:sz="4" w:space="0" w:color="auto"/>
              <w:left w:val="single" w:sz="4" w:space="0" w:color="auto"/>
            </w:tcBorders>
          </w:tcPr>
          <w:p w14:paraId="34BF6B11" w14:textId="77777777" w:rsidR="00895AB4" w:rsidRPr="00BD5FDB" w:rsidRDefault="000D4A1B" w:rsidP="005A3CD2">
            <w:pPr>
              <w:pStyle w:val="Other0"/>
            </w:pPr>
            <w:r w:rsidRPr="00BD5FDB">
              <w:rPr>
                <w:rStyle w:val="Other"/>
              </w:rPr>
              <w:t>366</w:t>
            </w:r>
          </w:p>
        </w:tc>
        <w:tc>
          <w:tcPr>
            <w:tcW w:w="3576" w:type="dxa"/>
            <w:tcBorders>
              <w:top w:val="single" w:sz="4" w:space="0" w:color="auto"/>
              <w:left w:val="single" w:sz="4" w:space="0" w:color="auto"/>
            </w:tcBorders>
          </w:tcPr>
          <w:p w14:paraId="2E7B3069" w14:textId="77777777" w:rsidR="00895AB4" w:rsidRPr="00BD5FDB" w:rsidRDefault="000D4A1B" w:rsidP="005A3CD2">
            <w:pPr>
              <w:pStyle w:val="Other0"/>
            </w:pPr>
            <w:r w:rsidRPr="00BD5FDB">
              <w:rPr>
                <w:rStyle w:val="Other"/>
                <w:lang w:val="fr-FR"/>
              </w:rPr>
              <w:t>API_366_EMPTY_LOGO_ERROR</w:t>
            </w:r>
          </w:p>
        </w:tc>
        <w:tc>
          <w:tcPr>
            <w:tcW w:w="2702" w:type="dxa"/>
            <w:tcBorders>
              <w:top w:val="single" w:sz="4" w:space="0" w:color="auto"/>
              <w:left w:val="single" w:sz="4" w:space="0" w:color="auto"/>
            </w:tcBorders>
          </w:tcPr>
          <w:p w14:paraId="46FCFFB1" w14:textId="77777777" w:rsidR="00895AB4" w:rsidRPr="00BD5FDB" w:rsidRDefault="000D4A1B" w:rsidP="002D6FD7">
            <w:pPr>
              <w:pStyle w:val="Other0"/>
              <w:ind w:right="137"/>
            </w:pPr>
            <w:r w:rsidRPr="00BD5FDB">
              <w:rPr>
                <w:rStyle w:val="Other"/>
              </w:rPr>
              <w:t>The logo is not filled in.</w:t>
            </w:r>
          </w:p>
        </w:tc>
        <w:tc>
          <w:tcPr>
            <w:tcW w:w="3610" w:type="dxa"/>
            <w:tcBorders>
              <w:top w:val="single" w:sz="4" w:space="0" w:color="auto"/>
              <w:left w:val="single" w:sz="4" w:space="0" w:color="auto"/>
              <w:right w:val="single" w:sz="4" w:space="0" w:color="auto"/>
            </w:tcBorders>
          </w:tcPr>
          <w:p w14:paraId="72E9F114" w14:textId="77777777" w:rsidR="00895AB4" w:rsidRPr="00BD5FDB" w:rsidRDefault="000D4A1B" w:rsidP="002D6FD7">
            <w:pPr>
              <w:pStyle w:val="Other0"/>
              <w:ind w:right="137"/>
            </w:pPr>
            <w:r w:rsidRPr="00BD5FDB">
              <w:rPr>
                <w:rStyle w:val="Other"/>
              </w:rPr>
              <w:t>Fill in this field.</w:t>
            </w:r>
          </w:p>
        </w:tc>
      </w:tr>
      <w:tr w:rsidR="00895AB4" w:rsidRPr="00BD5FDB" w14:paraId="010688E9" w14:textId="77777777" w:rsidTr="005A3CD2">
        <w:trPr>
          <w:jc w:val="center"/>
        </w:trPr>
        <w:tc>
          <w:tcPr>
            <w:tcW w:w="432" w:type="dxa"/>
            <w:tcBorders>
              <w:top w:val="single" w:sz="4" w:space="0" w:color="auto"/>
              <w:left w:val="single" w:sz="4" w:space="0" w:color="auto"/>
            </w:tcBorders>
          </w:tcPr>
          <w:p w14:paraId="0F74E891" w14:textId="77777777" w:rsidR="00895AB4" w:rsidRPr="00BD5FDB" w:rsidRDefault="000D4A1B" w:rsidP="005A3CD2">
            <w:pPr>
              <w:pStyle w:val="Other0"/>
            </w:pPr>
            <w:r w:rsidRPr="00BD5FDB">
              <w:rPr>
                <w:rStyle w:val="Other"/>
              </w:rPr>
              <w:t>367</w:t>
            </w:r>
          </w:p>
        </w:tc>
        <w:tc>
          <w:tcPr>
            <w:tcW w:w="3576" w:type="dxa"/>
            <w:tcBorders>
              <w:top w:val="single" w:sz="4" w:space="0" w:color="auto"/>
              <w:left w:val="single" w:sz="4" w:space="0" w:color="auto"/>
            </w:tcBorders>
          </w:tcPr>
          <w:p w14:paraId="130ACA4F" w14:textId="77777777" w:rsidR="00895AB4" w:rsidRPr="00BD5FDB" w:rsidRDefault="000D4A1B" w:rsidP="005A3CD2">
            <w:pPr>
              <w:pStyle w:val="Other0"/>
            </w:pPr>
            <w:r w:rsidRPr="00BD5FDB">
              <w:rPr>
                <w:rStyle w:val="Other"/>
                <w:lang w:val="fr-FR"/>
              </w:rPr>
              <w:t>API_367_EMPTY_CONDITION_ERROR</w:t>
            </w:r>
          </w:p>
        </w:tc>
        <w:tc>
          <w:tcPr>
            <w:tcW w:w="2702" w:type="dxa"/>
            <w:tcBorders>
              <w:top w:val="single" w:sz="4" w:space="0" w:color="auto"/>
              <w:left w:val="single" w:sz="4" w:space="0" w:color="auto"/>
            </w:tcBorders>
          </w:tcPr>
          <w:p w14:paraId="2000050E" w14:textId="6405D1D3" w:rsidR="00895AB4" w:rsidRPr="00BD5FDB" w:rsidRDefault="000D4A1B" w:rsidP="002D6FD7">
            <w:pPr>
              <w:pStyle w:val="Other0"/>
              <w:ind w:right="137"/>
            </w:pPr>
            <w:r w:rsidRPr="00BD5FDB">
              <w:rPr>
                <w:rStyle w:val="Other"/>
              </w:rPr>
              <w:t>The validation condition is not set.</w:t>
            </w:r>
          </w:p>
        </w:tc>
        <w:tc>
          <w:tcPr>
            <w:tcW w:w="3610" w:type="dxa"/>
            <w:tcBorders>
              <w:top w:val="single" w:sz="4" w:space="0" w:color="auto"/>
              <w:left w:val="single" w:sz="4" w:space="0" w:color="auto"/>
              <w:right w:val="single" w:sz="4" w:space="0" w:color="auto"/>
            </w:tcBorders>
          </w:tcPr>
          <w:p w14:paraId="3BCEA115" w14:textId="5066160C" w:rsidR="00895AB4" w:rsidRPr="00BD5FDB" w:rsidRDefault="000D4A1B" w:rsidP="002D6FD7">
            <w:pPr>
              <w:pStyle w:val="Other0"/>
              <w:ind w:right="137"/>
            </w:pPr>
            <w:r w:rsidRPr="00BD5FDB">
              <w:rPr>
                <w:rStyle w:val="Other"/>
              </w:rPr>
              <w:t>The validation condition must be filled in.</w:t>
            </w:r>
          </w:p>
        </w:tc>
      </w:tr>
      <w:tr w:rsidR="00895AB4" w:rsidRPr="00BD5FDB" w14:paraId="5C46CF9E" w14:textId="77777777" w:rsidTr="005A3CD2">
        <w:trPr>
          <w:jc w:val="center"/>
        </w:trPr>
        <w:tc>
          <w:tcPr>
            <w:tcW w:w="432" w:type="dxa"/>
            <w:tcBorders>
              <w:top w:val="single" w:sz="4" w:space="0" w:color="auto"/>
              <w:left w:val="single" w:sz="4" w:space="0" w:color="auto"/>
            </w:tcBorders>
          </w:tcPr>
          <w:p w14:paraId="72BF03CB" w14:textId="77777777" w:rsidR="00895AB4" w:rsidRPr="00BD5FDB" w:rsidRDefault="000D4A1B" w:rsidP="005A3CD2">
            <w:pPr>
              <w:pStyle w:val="Other0"/>
            </w:pPr>
            <w:r w:rsidRPr="00BD5FDB">
              <w:rPr>
                <w:rStyle w:val="Other"/>
              </w:rPr>
              <w:t>368</w:t>
            </w:r>
          </w:p>
        </w:tc>
        <w:tc>
          <w:tcPr>
            <w:tcW w:w="3576" w:type="dxa"/>
            <w:tcBorders>
              <w:top w:val="single" w:sz="4" w:space="0" w:color="auto"/>
              <w:left w:val="single" w:sz="4" w:space="0" w:color="auto"/>
            </w:tcBorders>
          </w:tcPr>
          <w:p w14:paraId="250188F2" w14:textId="77777777" w:rsidR="00895AB4" w:rsidRPr="00BD5FDB" w:rsidRDefault="000D4A1B" w:rsidP="005A3CD2">
            <w:pPr>
              <w:pStyle w:val="Other0"/>
            </w:pPr>
            <w:r w:rsidRPr="00BD5FDB">
              <w:rPr>
                <w:rStyle w:val="Other"/>
                <w:lang w:val="fr-FR"/>
              </w:rPr>
              <w:t>API_368_INVALID_CONDITION_ERROR</w:t>
            </w:r>
          </w:p>
        </w:tc>
        <w:tc>
          <w:tcPr>
            <w:tcW w:w="2702" w:type="dxa"/>
            <w:tcBorders>
              <w:top w:val="single" w:sz="4" w:space="0" w:color="auto"/>
              <w:left w:val="single" w:sz="4" w:space="0" w:color="auto"/>
            </w:tcBorders>
          </w:tcPr>
          <w:p w14:paraId="46EF7738" w14:textId="77777777" w:rsidR="00895AB4" w:rsidRPr="00BD5FDB" w:rsidRDefault="000D4A1B" w:rsidP="002D6FD7">
            <w:pPr>
              <w:pStyle w:val="Other0"/>
              <w:ind w:right="137"/>
            </w:pPr>
            <w:r w:rsidRPr="00BD5FDB">
              <w:rPr>
                <w:rStyle w:val="Other"/>
              </w:rPr>
              <w:t>The validation condition is not valid.</w:t>
            </w:r>
          </w:p>
        </w:tc>
        <w:tc>
          <w:tcPr>
            <w:tcW w:w="3610" w:type="dxa"/>
            <w:tcBorders>
              <w:top w:val="single" w:sz="4" w:space="0" w:color="auto"/>
              <w:left w:val="single" w:sz="4" w:space="0" w:color="auto"/>
              <w:right w:val="single" w:sz="4" w:space="0" w:color="auto"/>
            </w:tcBorders>
          </w:tcPr>
          <w:p w14:paraId="6BBD67DF" w14:textId="05E2D985" w:rsidR="00895AB4" w:rsidRPr="00BD5FDB" w:rsidRDefault="000D4A1B" w:rsidP="002D6FD7">
            <w:pPr>
              <w:pStyle w:val="Other0"/>
              <w:ind w:right="137"/>
            </w:pPr>
            <w:r w:rsidRPr="00BD5FDB">
              <w:rPr>
                <w:rStyle w:val="Other"/>
              </w:rPr>
              <w:t>The validation condition must be true.</w:t>
            </w:r>
          </w:p>
        </w:tc>
      </w:tr>
      <w:tr w:rsidR="00895AB4" w:rsidRPr="00BD5FDB" w14:paraId="041C8187" w14:textId="77777777" w:rsidTr="005A3CD2">
        <w:trPr>
          <w:jc w:val="center"/>
        </w:trPr>
        <w:tc>
          <w:tcPr>
            <w:tcW w:w="432" w:type="dxa"/>
            <w:tcBorders>
              <w:top w:val="single" w:sz="4" w:space="0" w:color="auto"/>
              <w:left w:val="single" w:sz="4" w:space="0" w:color="auto"/>
            </w:tcBorders>
          </w:tcPr>
          <w:p w14:paraId="2397D91C" w14:textId="77777777" w:rsidR="00895AB4" w:rsidRPr="00BD5FDB" w:rsidRDefault="000D4A1B" w:rsidP="005A3CD2">
            <w:pPr>
              <w:pStyle w:val="Other0"/>
            </w:pPr>
            <w:r w:rsidRPr="00BD5FDB">
              <w:rPr>
                <w:rStyle w:val="Other"/>
              </w:rPr>
              <w:t>369</w:t>
            </w:r>
          </w:p>
        </w:tc>
        <w:tc>
          <w:tcPr>
            <w:tcW w:w="3576" w:type="dxa"/>
            <w:tcBorders>
              <w:top w:val="single" w:sz="4" w:space="0" w:color="auto"/>
              <w:left w:val="single" w:sz="4" w:space="0" w:color="auto"/>
            </w:tcBorders>
          </w:tcPr>
          <w:p w14:paraId="1370D28E" w14:textId="77777777" w:rsidR="00895AB4" w:rsidRPr="00BD5FDB" w:rsidRDefault="000D4A1B" w:rsidP="005A3CD2">
            <w:pPr>
              <w:pStyle w:val="Other0"/>
            </w:pPr>
            <w:r w:rsidRPr="00BD5FDB">
              <w:rPr>
                <w:rStyle w:val="Other"/>
                <w:lang w:val="fr-FR"/>
              </w:rPr>
              <w:t>API_369_INVALID_LOGO_ERROR</w:t>
            </w:r>
          </w:p>
        </w:tc>
        <w:tc>
          <w:tcPr>
            <w:tcW w:w="2702" w:type="dxa"/>
            <w:tcBorders>
              <w:top w:val="single" w:sz="4" w:space="0" w:color="auto"/>
              <w:left w:val="single" w:sz="4" w:space="0" w:color="auto"/>
            </w:tcBorders>
          </w:tcPr>
          <w:p w14:paraId="6A4A3AB8" w14:textId="77777777" w:rsidR="00895AB4" w:rsidRPr="00BD5FDB" w:rsidRDefault="000D4A1B" w:rsidP="002D6FD7">
            <w:pPr>
              <w:pStyle w:val="Other0"/>
              <w:ind w:right="137"/>
            </w:pPr>
            <w:r w:rsidRPr="00BD5FDB">
              <w:rPr>
                <w:rStyle w:val="Other"/>
              </w:rPr>
              <w:t>The information on the logo is invalid.</w:t>
            </w:r>
          </w:p>
        </w:tc>
        <w:tc>
          <w:tcPr>
            <w:tcW w:w="3610" w:type="dxa"/>
            <w:tcBorders>
              <w:top w:val="single" w:sz="4" w:space="0" w:color="auto"/>
              <w:left w:val="single" w:sz="4" w:space="0" w:color="auto"/>
              <w:right w:val="single" w:sz="4" w:space="0" w:color="auto"/>
            </w:tcBorders>
          </w:tcPr>
          <w:p w14:paraId="3CBB9A55" w14:textId="77777777" w:rsidR="00895AB4" w:rsidRPr="00BD5FDB" w:rsidRDefault="000D4A1B" w:rsidP="002D6FD7">
            <w:pPr>
              <w:pStyle w:val="Other0"/>
              <w:ind w:right="137"/>
            </w:pPr>
            <w:r w:rsidRPr="00BD5FDB">
              <w:rPr>
                <w:rStyle w:val="Other"/>
              </w:rPr>
              <w:t>Comply with the logo management rules.</w:t>
            </w:r>
          </w:p>
        </w:tc>
      </w:tr>
      <w:tr w:rsidR="00895AB4" w:rsidRPr="00BD5FDB" w14:paraId="1EE49055" w14:textId="77777777" w:rsidTr="005A3CD2">
        <w:trPr>
          <w:jc w:val="center"/>
        </w:trPr>
        <w:tc>
          <w:tcPr>
            <w:tcW w:w="432" w:type="dxa"/>
            <w:tcBorders>
              <w:top w:val="single" w:sz="4" w:space="0" w:color="auto"/>
              <w:left w:val="single" w:sz="4" w:space="0" w:color="auto"/>
            </w:tcBorders>
          </w:tcPr>
          <w:p w14:paraId="54A1D8EE" w14:textId="77777777" w:rsidR="00895AB4" w:rsidRPr="00BD5FDB" w:rsidRDefault="000D4A1B" w:rsidP="005A3CD2">
            <w:pPr>
              <w:pStyle w:val="Other0"/>
            </w:pPr>
            <w:r w:rsidRPr="00BD5FDB">
              <w:rPr>
                <w:rStyle w:val="Other"/>
              </w:rPr>
              <w:t>370</w:t>
            </w:r>
          </w:p>
        </w:tc>
        <w:tc>
          <w:tcPr>
            <w:tcW w:w="3576" w:type="dxa"/>
            <w:tcBorders>
              <w:top w:val="single" w:sz="4" w:space="0" w:color="auto"/>
              <w:left w:val="single" w:sz="4" w:space="0" w:color="auto"/>
            </w:tcBorders>
          </w:tcPr>
          <w:p w14:paraId="600C07D6" w14:textId="77777777" w:rsidR="00895AB4" w:rsidRPr="00BD5FDB" w:rsidRDefault="000D4A1B" w:rsidP="005A3CD2">
            <w:pPr>
              <w:pStyle w:val="Other0"/>
            </w:pPr>
            <w:r w:rsidRPr="00BD5FDB">
              <w:rPr>
                <w:rStyle w:val="Other"/>
                <w:lang w:val="fr-FR"/>
              </w:rPr>
              <w:t>API_370_INVALID_PRENOM_ERROR</w:t>
            </w:r>
          </w:p>
        </w:tc>
        <w:tc>
          <w:tcPr>
            <w:tcW w:w="2702" w:type="dxa"/>
            <w:tcBorders>
              <w:top w:val="single" w:sz="4" w:space="0" w:color="auto"/>
              <w:left w:val="single" w:sz="4" w:space="0" w:color="auto"/>
            </w:tcBorders>
          </w:tcPr>
          <w:p w14:paraId="489593BA" w14:textId="77777777" w:rsidR="00895AB4" w:rsidRPr="00BD5FDB" w:rsidRDefault="000D4A1B" w:rsidP="002D6FD7">
            <w:pPr>
              <w:pStyle w:val="Other0"/>
              <w:ind w:right="137"/>
            </w:pPr>
            <w:r w:rsidRPr="00BD5FDB">
              <w:rPr>
                <w:rStyle w:val="Other"/>
              </w:rPr>
              <w:t>The contact first name of the actual client is not valid.</w:t>
            </w:r>
          </w:p>
        </w:tc>
        <w:tc>
          <w:tcPr>
            <w:tcW w:w="3610" w:type="dxa"/>
            <w:tcBorders>
              <w:top w:val="single" w:sz="4" w:space="0" w:color="auto"/>
              <w:left w:val="single" w:sz="4" w:space="0" w:color="auto"/>
              <w:right w:val="single" w:sz="4" w:space="0" w:color="auto"/>
            </w:tcBorders>
          </w:tcPr>
          <w:p w14:paraId="2D51317F" w14:textId="77777777" w:rsidR="00895AB4" w:rsidRPr="00BD5FDB" w:rsidRDefault="000D4A1B" w:rsidP="002D6FD7">
            <w:pPr>
              <w:pStyle w:val="Other0"/>
              <w:ind w:right="137"/>
            </w:pPr>
            <w:r w:rsidRPr="00BD5FDB">
              <w:rPr>
                <w:rStyle w:val="Other"/>
              </w:rPr>
              <w:t>Comply with the rules for managing first names.</w:t>
            </w:r>
          </w:p>
        </w:tc>
      </w:tr>
      <w:tr w:rsidR="00895AB4" w:rsidRPr="00BD5FDB" w14:paraId="241CA5B8" w14:textId="77777777" w:rsidTr="005A3CD2">
        <w:trPr>
          <w:jc w:val="center"/>
        </w:trPr>
        <w:tc>
          <w:tcPr>
            <w:tcW w:w="432" w:type="dxa"/>
            <w:tcBorders>
              <w:top w:val="single" w:sz="4" w:space="0" w:color="auto"/>
              <w:left w:val="single" w:sz="4" w:space="0" w:color="auto"/>
            </w:tcBorders>
          </w:tcPr>
          <w:p w14:paraId="4181D363" w14:textId="77777777" w:rsidR="00895AB4" w:rsidRPr="00BD5FDB" w:rsidRDefault="000D4A1B" w:rsidP="005A3CD2">
            <w:pPr>
              <w:pStyle w:val="Other0"/>
            </w:pPr>
            <w:r w:rsidRPr="00BD5FDB">
              <w:rPr>
                <w:rStyle w:val="Other"/>
              </w:rPr>
              <w:t>371</w:t>
            </w:r>
          </w:p>
        </w:tc>
        <w:tc>
          <w:tcPr>
            <w:tcW w:w="3576" w:type="dxa"/>
            <w:tcBorders>
              <w:top w:val="single" w:sz="4" w:space="0" w:color="auto"/>
              <w:left w:val="single" w:sz="4" w:space="0" w:color="auto"/>
            </w:tcBorders>
          </w:tcPr>
          <w:p w14:paraId="2C9753E2" w14:textId="77777777" w:rsidR="00895AB4" w:rsidRPr="00BD5FDB" w:rsidRDefault="000D4A1B" w:rsidP="005A3CD2">
            <w:pPr>
              <w:pStyle w:val="Other0"/>
            </w:pPr>
            <w:r w:rsidRPr="00BD5FDB">
              <w:rPr>
                <w:rStyle w:val="Other"/>
                <w:lang w:val="fr-FR"/>
              </w:rPr>
              <w:t>API_371_INVALID_NOM_ERROR</w:t>
            </w:r>
          </w:p>
        </w:tc>
        <w:tc>
          <w:tcPr>
            <w:tcW w:w="2702" w:type="dxa"/>
            <w:tcBorders>
              <w:top w:val="single" w:sz="4" w:space="0" w:color="auto"/>
              <w:left w:val="single" w:sz="4" w:space="0" w:color="auto"/>
            </w:tcBorders>
          </w:tcPr>
          <w:p w14:paraId="4479D38D" w14:textId="77777777" w:rsidR="00895AB4" w:rsidRPr="00BD5FDB" w:rsidRDefault="000D4A1B" w:rsidP="002D6FD7">
            <w:pPr>
              <w:pStyle w:val="Other0"/>
              <w:ind w:right="137"/>
            </w:pPr>
            <w:r w:rsidRPr="00BD5FDB">
              <w:rPr>
                <w:rStyle w:val="Other"/>
              </w:rPr>
              <w:t>The contact last name of the actual client is invalid.</w:t>
            </w:r>
          </w:p>
        </w:tc>
        <w:tc>
          <w:tcPr>
            <w:tcW w:w="3610" w:type="dxa"/>
            <w:tcBorders>
              <w:top w:val="single" w:sz="4" w:space="0" w:color="auto"/>
              <w:left w:val="single" w:sz="4" w:space="0" w:color="auto"/>
              <w:right w:val="single" w:sz="4" w:space="0" w:color="auto"/>
            </w:tcBorders>
          </w:tcPr>
          <w:p w14:paraId="10B5A8E2" w14:textId="77777777" w:rsidR="00895AB4" w:rsidRPr="00BD5FDB" w:rsidRDefault="000D4A1B" w:rsidP="002D6FD7">
            <w:pPr>
              <w:pStyle w:val="Other0"/>
              <w:ind w:right="137"/>
            </w:pPr>
            <w:r w:rsidRPr="00BD5FDB">
              <w:rPr>
                <w:rStyle w:val="Other"/>
              </w:rPr>
              <w:t>Comply with the rules for managing last names.</w:t>
            </w:r>
          </w:p>
        </w:tc>
      </w:tr>
      <w:tr w:rsidR="00895AB4" w:rsidRPr="00BD5FDB" w14:paraId="023393E9" w14:textId="77777777" w:rsidTr="005A3CD2">
        <w:trPr>
          <w:jc w:val="center"/>
        </w:trPr>
        <w:tc>
          <w:tcPr>
            <w:tcW w:w="432" w:type="dxa"/>
            <w:tcBorders>
              <w:top w:val="single" w:sz="4" w:space="0" w:color="auto"/>
              <w:left w:val="single" w:sz="4" w:space="0" w:color="auto"/>
            </w:tcBorders>
          </w:tcPr>
          <w:p w14:paraId="7A0E3F7C" w14:textId="77777777" w:rsidR="00895AB4" w:rsidRPr="00BD5FDB" w:rsidRDefault="000D4A1B" w:rsidP="005A3CD2">
            <w:pPr>
              <w:pStyle w:val="Other0"/>
            </w:pPr>
            <w:r w:rsidRPr="00BD5FDB">
              <w:rPr>
                <w:rStyle w:val="Other"/>
              </w:rPr>
              <w:t>372</w:t>
            </w:r>
          </w:p>
        </w:tc>
        <w:tc>
          <w:tcPr>
            <w:tcW w:w="3576" w:type="dxa"/>
            <w:tcBorders>
              <w:top w:val="single" w:sz="4" w:space="0" w:color="auto"/>
              <w:left w:val="single" w:sz="4" w:space="0" w:color="auto"/>
            </w:tcBorders>
          </w:tcPr>
          <w:p w14:paraId="0FA6685E" w14:textId="77777777" w:rsidR="00895AB4" w:rsidRPr="00BD5FDB" w:rsidRDefault="000D4A1B" w:rsidP="005A3CD2">
            <w:pPr>
              <w:pStyle w:val="Other0"/>
            </w:pPr>
            <w:r w:rsidRPr="00BD5FDB">
              <w:rPr>
                <w:rStyle w:val="Other"/>
                <w:lang w:val="fr-FR"/>
              </w:rPr>
              <w:t>API_372_INVALID_CODE_POSTAL_ERROR</w:t>
            </w:r>
          </w:p>
        </w:tc>
        <w:tc>
          <w:tcPr>
            <w:tcW w:w="2702" w:type="dxa"/>
            <w:tcBorders>
              <w:top w:val="single" w:sz="4" w:space="0" w:color="auto"/>
              <w:left w:val="single" w:sz="4" w:space="0" w:color="auto"/>
            </w:tcBorders>
          </w:tcPr>
          <w:p w14:paraId="7DFE9C69" w14:textId="77777777" w:rsidR="00895AB4" w:rsidRPr="00BD5FDB" w:rsidRDefault="000D4A1B" w:rsidP="002D6FD7">
            <w:pPr>
              <w:pStyle w:val="Other0"/>
              <w:ind w:right="137"/>
            </w:pPr>
            <w:r w:rsidRPr="00BD5FDB">
              <w:rPr>
                <w:rStyle w:val="Other"/>
              </w:rPr>
              <w:t>The postcode of the actual client is invalid.</w:t>
            </w:r>
          </w:p>
        </w:tc>
        <w:tc>
          <w:tcPr>
            <w:tcW w:w="3610" w:type="dxa"/>
            <w:tcBorders>
              <w:top w:val="single" w:sz="4" w:space="0" w:color="auto"/>
              <w:left w:val="single" w:sz="4" w:space="0" w:color="auto"/>
              <w:right w:val="single" w:sz="4" w:space="0" w:color="auto"/>
            </w:tcBorders>
          </w:tcPr>
          <w:p w14:paraId="2BC3662D" w14:textId="77777777" w:rsidR="00895AB4" w:rsidRPr="00BD5FDB" w:rsidRDefault="000D4A1B" w:rsidP="002D6FD7">
            <w:pPr>
              <w:pStyle w:val="Other0"/>
              <w:ind w:right="137"/>
            </w:pPr>
            <w:r w:rsidRPr="00BD5FDB">
              <w:rPr>
                <w:rStyle w:val="Other"/>
              </w:rPr>
              <w:t>Comply with the rules for managing postcodes.</w:t>
            </w:r>
          </w:p>
        </w:tc>
      </w:tr>
      <w:tr w:rsidR="00895AB4" w:rsidRPr="00BD5FDB" w14:paraId="36D146B4" w14:textId="77777777" w:rsidTr="005A3CD2">
        <w:trPr>
          <w:jc w:val="center"/>
        </w:trPr>
        <w:tc>
          <w:tcPr>
            <w:tcW w:w="432" w:type="dxa"/>
            <w:tcBorders>
              <w:top w:val="single" w:sz="4" w:space="0" w:color="auto"/>
              <w:left w:val="single" w:sz="4" w:space="0" w:color="auto"/>
            </w:tcBorders>
          </w:tcPr>
          <w:p w14:paraId="0FBDF0AB" w14:textId="77777777" w:rsidR="00895AB4" w:rsidRPr="00BD5FDB" w:rsidRDefault="000D4A1B" w:rsidP="005A3CD2">
            <w:pPr>
              <w:pStyle w:val="Other0"/>
            </w:pPr>
            <w:r w:rsidRPr="00BD5FDB">
              <w:rPr>
                <w:rStyle w:val="Other"/>
              </w:rPr>
              <w:t>373</w:t>
            </w:r>
          </w:p>
        </w:tc>
        <w:tc>
          <w:tcPr>
            <w:tcW w:w="3576" w:type="dxa"/>
            <w:tcBorders>
              <w:top w:val="single" w:sz="4" w:space="0" w:color="auto"/>
              <w:left w:val="single" w:sz="4" w:space="0" w:color="auto"/>
            </w:tcBorders>
          </w:tcPr>
          <w:p w14:paraId="04C68B3F" w14:textId="77777777" w:rsidR="00895AB4" w:rsidRPr="00BD5FDB" w:rsidRDefault="000D4A1B" w:rsidP="005A3CD2">
            <w:pPr>
              <w:pStyle w:val="Other0"/>
            </w:pPr>
            <w:r w:rsidRPr="00BD5FDB">
              <w:rPr>
                <w:rStyle w:val="Other"/>
                <w:lang w:val="fr-FR"/>
              </w:rPr>
              <w:t>API_373_INVALID_VILLE_ERROR</w:t>
            </w:r>
          </w:p>
        </w:tc>
        <w:tc>
          <w:tcPr>
            <w:tcW w:w="2702" w:type="dxa"/>
            <w:tcBorders>
              <w:top w:val="single" w:sz="4" w:space="0" w:color="auto"/>
              <w:left w:val="single" w:sz="4" w:space="0" w:color="auto"/>
            </w:tcBorders>
          </w:tcPr>
          <w:p w14:paraId="4FD8A011" w14:textId="77777777" w:rsidR="00895AB4" w:rsidRPr="00BD5FDB" w:rsidRDefault="000D4A1B" w:rsidP="002D6FD7">
            <w:pPr>
              <w:pStyle w:val="Other0"/>
              <w:ind w:right="137"/>
            </w:pPr>
            <w:r w:rsidRPr="00BD5FDB">
              <w:rPr>
                <w:rStyle w:val="Other"/>
              </w:rPr>
              <w:t>The town of the actual client is not valid.</w:t>
            </w:r>
          </w:p>
        </w:tc>
        <w:tc>
          <w:tcPr>
            <w:tcW w:w="3610" w:type="dxa"/>
            <w:tcBorders>
              <w:top w:val="single" w:sz="4" w:space="0" w:color="auto"/>
              <w:left w:val="single" w:sz="4" w:space="0" w:color="auto"/>
              <w:right w:val="single" w:sz="4" w:space="0" w:color="auto"/>
            </w:tcBorders>
          </w:tcPr>
          <w:p w14:paraId="44817E26" w14:textId="77777777" w:rsidR="00895AB4" w:rsidRPr="00BD5FDB" w:rsidRDefault="000D4A1B" w:rsidP="002D6FD7">
            <w:pPr>
              <w:pStyle w:val="Other0"/>
              <w:ind w:right="137"/>
            </w:pPr>
            <w:r w:rsidRPr="00BD5FDB">
              <w:rPr>
                <w:rStyle w:val="Other"/>
              </w:rPr>
              <w:t>Comply with the rules for managing town name.</w:t>
            </w:r>
          </w:p>
        </w:tc>
      </w:tr>
      <w:tr w:rsidR="00895AB4" w:rsidRPr="00BD5FDB" w14:paraId="6DED8E6A" w14:textId="77777777" w:rsidTr="005A3CD2">
        <w:trPr>
          <w:jc w:val="center"/>
        </w:trPr>
        <w:tc>
          <w:tcPr>
            <w:tcW w:w="432" w:type="dxa"/>
            <w:tcBorders>
              <w:top w:val="single" w:sz="4" w:space="0" w:color="auto"/>
              <w:left w:val="single" w:sz="4" w:space="0" w:color="auto"/>
            </w:tcBorders>
          </w:tcPr>
          <w:p w14:paraId="15924B7F" w14:textId="77777777" w:rsidR="00895AB4" w:rsidRPr="00BD5FDB" w:rsidRDefault="000D4A1B" w:rsidP="005A3CD2">
            <w:pPr>
              <w:pStyle w:val="Other0"/>
            </w:pPr>
            <w:r w:rsidRPr="00BD5FDB">
              <w:rPr>
                <w:rStyle w:val="Other"/>
              </w:rPr>
              <w:t>374</w:t>
            </w:r>
          </w:p>
        </w:tc>
        <w:tc>
          <w:tcPr>
            <w:tcW w:w="3576" w:type="dxa"/>
            <w:tcBorders>
              <w:top w:val="single" w:sz="4" w:space="0" w:color="auto"/>
              <w:left w:val="single" w:sz="4" w:space="0" w:color="auto"/>
            </w:tcBorders>
          </w:tcPr>
          <w:p w14:paraId="28671464" w14:textId="77777777" w:rsidR="00895AB4" w:rsidRPr="00BD5FDB" w:rsidRDefault="000D4A1B" w:rsidP="005A3CD2">
            <w:pPr>
              <w:pStyle w:val="Other0"/>
            </w:pPr>
            <w:r w:rsidRPr="00BD5FDB">
              <w:rPr>
                <w:rStyle w:val="Other"/>
                <w:lang w:val="fr-FR"/>
              </w:rPr>
              <w:t>API_374_INVALID_ADRESSE_ERROR</w:t>
            </w:r>
          </w:p>
        </w:tc>
        <w:tc>
          <w:tcPr>
            <w:tcW w:w="2702" w:type="dxa"/>
            <w:tcBorders>
              <w:top w:val="single" w:sz="4" w:space="0" w:color="auto"/>
              <w:left w:val="single" w:sz="4" w:space="0" w:color="auto"/>
            </w:tcBorders>
          </w:tcPr>
          <w:p w14:paraId="1585FE39" w14:textId="77777777" w:rsidR="00895AB4" w:rsidRPr="00BD5FDB" w:rsidRDefault="000D4A1B" w:rsidP="002D6FD7">
            <w:pPr>
              <w:pStyle w:val="Other0"/>
              <w:ind w:right="137"/>
            </w:pPr>
            <w:r w:rsidRPr="00BD5FDB">
              <w:rPr>
                <w:rStyle w:val="Other"/>
              </w:rPr>
              <w:t>One of the address lines for the actual client is invalid.</w:t>
            </w:r>
          </w:p>
        </w:tc>
        <w:tc>
          <w:tcPr>
            <w:tcW w:w="3610" w:type="dxa"/>
            <w:tcBorders>
              <w:top w:val="single" w:sz="4" w:space="0" w:color="auto"/>
              <w:left w:val="single" w:sz="4" w:space="0" w:color="auto"/>
              <w:right w:val="single" w:sz="4" w:space="0" w:color="auto"/>
            </w:tcBorders>
          </w:tcPr>
          <w:p w14:paraId="50768588" w14:textId="77777777" w:rsidR="00895AB4" w:rsidRPr="00BD5FDB" w:rsidRDefault="000D4A1B" w:rsidP="002D6FD7">
            <w:pPr>
              <w:pStyle w:val="Other0"/>
              <w:ind w:right="137"/>
            </w:pPr>
            <w:r w:rsidRPr="00BD5FDB">
              <w:rPr>
                <w:rStyle w:val="Other"/>
              </w:rPr>
              <w:t>Comply with the rules for managing address line.</w:t>
            </w:r>
          </w:p>
        </w:tc>
      </w:tr>
      <w:tr w:rsidR="00895AB4" w:rsidRPr="00BD5FDB" w14:paraId="1DF8F3E5" w14:textId="77777777" w:rsidTr="005A3CD2">
        <w:trPr>
          <w:jc w:val="center"/>
        </w:trPr>
        <w:tc>
          <w:tcPr>
            <w:tcW w:w="432" w:type="dxa"/>
            <w:tcBorders>
              <w:top w:val="single" w:sz="4" w:space="0" w:color="auto"/>
              <w:left w:val="single" w:sz="4" w:space="0" w:color="auto"/>
            </w:tcBorders>
          </w:tcPr>
          <w:p w14:paraId="4D7D7ACF" w14:textId="77777777" w:rsidR="00895AB4" w:rsidRPr="00BD5FDB" w:rsidRDefault="000D4A1B" w:rsidP="005A3CD2">
            <w:pPr>
              <w:pStyle w:val="Other0"/>
            </w:pPr>
            <w:r w:rsidRPr="00BD5FDB">
              <w:rPr>
                <w:rStyle w:val="Other"/>
              </w:rPr>
              <w:t>375</w:t>
            </w:r>
          </w:p>
        </w:tc>
        <w:tc>
          <w:tcPr>
            <w:tcW w:w="3576" w:type="dxa"/>
            <w:tcBorders>
              <w:top w:val="single" w:sz="4" w:space="0" w:color="auto"/>
              <w:left w:val="single" w:sz="4" w:space="0" w:color="auto"/>
            </w:tcBorders>
          </w:tcPr>
          <w:p w14:paraId="61DD2C3E" w14:textId="77777777" w:rsidR="00895AB4" w:rsidRPr="00BD5FDB" w:rsidRDefault="000D4A1B" w:rsidP="005A3CD2">
            <w:pPr>
              <w:pStyle w:val="Other0"/>
            </w:pPr>
            <w:r w:rsidRPr="00BD5FDB">
              <w:rPr>
                <w:rStyle w:val="Other"/>
                <w:lang w:val="fr-FR"/>
              </w:rPr>
              <w:t>API_375_INVALID_RAISON_SOCIALE _ERROR</w:t>
            </w:r>
          </w:p>
        </w:tc>
        <w:tc>
          <w:tcPr>
            <w:tcW w:w="2702" w:type="dxa"/>
            <w:tcBorders>
              <w:top w:val="single" w:sz="4" w:space="0" w:color="auto"/>
              <w:left w:val="single" w:sz="4" w:space="0" w:color="auto"/>
            </w:tcBorders>
          </w:tcPr>
          <w:p w14:paraId="7CF72694" w14:textId="77777777" w:rsidR="00895AB4" w:rsidRPr="00BD5FDB" w:rsidRDefault="000D4A1B" w:rsidP="002D6FD7">
            <w:pPr>
              <w:pStyle w:val="Other0"/>
              <w:ind w:right="137"/>
            </w:pPr>
            <w:r w:rsidRPr="00BD5FDB">
              <w:rPr>
                <w:rStyle w:val="Other"/>
              </w:rPr>
              <w:t>The company name of the actual client is invalid.</w:t>
            </w:r>
          </w:p>
        </w:tc>
        <w:tc>
          <w:tcPr>
            <w:tcW w:w="3610" w:type="dxa"/>
            <w:tcBorders>
              <w:top w:val="single" w:sz="4" w:space="0" w:color="auto"/>
              <w:left w:val="single" w:sz="4" w:space="0" w:color="auto"/>
              <w:right w:val="single" w:sz="4" w:space="0" w:color="auto"/>
            </w:tcBorders>
          </w:tcPr>
          <w:p w14:paraId="308FF6B9" w14:textId="77777777" w:rsidR="00895AB4" w:rsidRPr="00BD5FDB" w:rsidRDefault="000D4A1B" w:rsidP="002D6FD7">
            <w:pPr>
              <w:pStyle w:val="Other0"/>
              <w:ind w:right="137"/>
            </w:pPr>
            <w:r w:rsidRPr="00BD5FDB">
              <w:rPr>
                <w:rStyle w:val="Other"/>
              </w:rPr>
              <w:t>Comply with the rules for managing company name.</w:t>
            </w:r>
          </w:p>
        </w:tc>
      </w:tr>
      <w:tr w:rsidR="00895AB4" w:rsidRPr="00BD5FDB" w14:paraId="7D744572" w14:textId="77777777" w:rsidTr="005A3CD2">
        <w:trPr>
          <w:jc w:val="center"/>
        </w:trPr>
        <w:tc>
          <w:tcPr>
            <w:tcW w:w="432" w:type="dxa"/>
            <w:tcBorders>
              <w:top w:val="single" w:sz="4" w:space="0" w:color="auto"/>
              <w:left w:val="single" w:sz="4" w:space="0" w:color="auto"/>
            </w:tcBorders>
          </w:tcPr>
          <w:p w14:paraId="72B1661D" w14:textId="77777777" w:rsidR="00895AB4" w:rsidRPr="00BD5FDB" w:rsidRDefault="000D4A1B" w:rsidP="005A3CD2">
            <w:pPr>
              <w:pStyle w:val="Other0"/>
            </w:pPr>
            <w:r w:rsidRPr="00BD5FDB">
              <w:rPr>
                <w:rStyle w:val="Other"/>
              </w:rPr>
              <w:t>376</w:t>
            </w:r>
          </w:p>
        </w:tc>
        <w:tc>
          <w:tcPr>
            <w:tcW w:w="3576" w:type="dxa"/>
            <w:tcBorders>
              <w:top w:val="single" w:sz="4" w:space="0" w:color="auto"/>
              <w:left w:val="single" w:sz="4" w:space="0" w:color="auto"/>
            </w:tcBorders>
          </w:tcPr>
          <w:p w14:paraId="1AA76325" w14:textId="77777777" w:rsidR="00895AB4" w:rsidRPr="00BD5FDB" w:rsidRDefault="000D4A1B" w:rsidP="005A3CD2">
            <w:pPr>
              <w:pStyle w:val="Other0"/>
            </w:pPr>
            <w:r w:rsidRPr="00BD5FDB">
              <w:rPr>
                <w:rStyle w:val="Other"/>
                <w:lang w:val="fr-FR"/>
              </w:rPr>
              <w:t>API_376_INVALID_TEL_ERROR</w:t>
            </w:r>
          </w:p>
        </w:tc>
        <w:tc>
          <w:tcPr>
            <w:tcW w:w="2702" w:type="dxa"/>
            <w:tcBorders>
              <w:top w:val="single" w:sz="4" w:space="0" w:color="auto"/>
              <w:left w:val="single" w:sz="4" w:space="0" w:color="auto"/>
            </w:tcBorders>
          </w:tcPr>
          <w:p w14:paraId="2293389E" w14:textId="77777777" w:rsidR="00895AB4" w:rsidRPr="00BD5FDB" w:rsidRDefault="000D4A1B" w:rsidP="002D6FD7">
            <w:pPr>
              <w:pStyle w:val="Other0"/>
              <w:ind w:right="137"/>
            </w:pPr>
            <w:r w:rsidRPr="00BD5FDB">
              <w:rPr>
                <w:rStyle w:val="Other"/>
              </w:rPr>
              <w:t>The contact phone number of the actual client is invalid.</w:t>
            </w:r>
          </w:p>
        </w:tc>
        <w:tc>
          <w:tcPr>
            <w:tcW w:w="3610" w:type="dxa"/>
            <w:tcBorders>
              <w:top w:val="single" w:sz="4" w:space="0" w:color="auto"/>
              <w:left w:val="single" w:sz="4" w:space="0" w:color="auto"/>
              <w:right w:val="single" w:sz="4" w:space="0" w:color="auto"/>
            </w:tcBorders>
          </w:tcPr>
          <w:p w14:paraId="04EFC564" w14:textId="77777777" w:rsidR="00895AB4" w:rsidRPr="00BD5FDB" w:rsidRDefault="000D4A1B" w:rsidP="002D6FD7">
            <w:pPr>
              <w:pStyle w:val="Other0"/>
              <w:ind w:right="137"/>
            </w:pPr>
            <w:r w:rsidRPr="00BD5FDB">
              <w:rPr>
                <w:rStyle w:val="Other"/>
              </w:rPr>
              <w:t>Comply with the rules for managing telephone.</w:t>
            </w:r>
          </w:p>
        </w:tc>
      </w:tr>
      <w:tr w:rsidR="00895AB4" w:rsidRPr="00BD5FDB" w14:paraId="32A1D9F5" w14:textId="77777777" w:rsidTr="005A3CD2">
        <w:trPr>
          <w:jc w:val="center"/>
        </w:trPr>
        <w:tc>
          <w:tcPr>
            <w:tcW w:w="432" w:type="dxa"/>
            <w:tcBorders>
              <w:top w:val="single" w:sz="4" w:space="0" w:color="auto"/>
              <w:left w:val="single" w:sz="4" w:space="0" w:color="auto"/>
            </w:tcBorders>
          </w:tcPr>
          <w:p w14:paraId="7099287D" w14:textId="77777777" w:rsidR="00895AB4" w:rsidRPr="00BD5FDB" w:rsidRDefault="000D4A1B" w:rsidP="005A3CD2">
            <w:pPr>
              <w:pStyle w:val="Other0"/>
            </w:pPr>
            <w:r w:rsidRPr="00BD5FDB">
              <w:rPr>
                <w:rStyle w:val="Other"/>
              </w:rPr>
              <w:t>378</w:t>
            </w:r>
          </w:p>
        </w:tc>
        <w:tc>
          <w:tcPr>
            <w:tcW w:w="3576" w:type="dxa"/>
            <w:tcBorders>
              <w:top w:val="single" w:sz="4" w:space="0" w:color="auto"/>
              <w:left w:val="single" w:sz="4" w:space="0" w:color="auto"/>
            </w:tcBorders>
          </w:tcPr>
          <w:p w14:paraId="3EB329D6" w14:textId="77777777" w:rsidR="00895AB4" w:rsidRPr="00BD5FDB" w:rsidRDefault="000D4A1B" w:rsidP="005A3CD2">
            <w:pPr>
              <w:pStyle w:val="Other0"/>
            </w:pPr>
            <w:r w:rsidRPr="00BD5FDB">
              <w:rPr>
                <w:rStyle w:val="Other"/>
              </w:rPr>
              <w:t>API_378_NO_CANDIDATURE_EMAIL _ERROR</w:t>
            </w:r>
          </w:p>
        </w:tc>
        <w:tc>
          <w:tcPr>
            <w:tcW w:w="2702" w:type="dxa"/>
            <w:tcBorders>
              <w:top w:val="single" w:sz="4" w:space="0" w:color="auto"/>
              <w:left w:val="single" w:sz="4" w:space="0" w:color="auto"/>
            </w:tcBorders>
          </w:tcPr>
          <w:p w14:paraId="7A58DC44" w14:textId="77777777" w:rsidR="00895AB4" w:rsidRPr="00BD5FDB" w:rsidRDefault="000D4A1B" w:rsidP="002D6FD7">
            <w:pPr>
              <w:pStyle w:val="Other0"/>
              <w:ind w:right="137"/>
            </w:pPr>
            <w:r w:rsidRPr="00BD5FDB">
              <w:rPr>
                <w:rStyle w:val="Other"/>
              </w:rPr>
              <w:t>No application email address is given.</w:t>
            </w:r>
          </w:p>
        </w:tc>
        <w:tc>
          <w:tcPr>
            <w:tcW w:w="3610" w:type="dxa"/>
            <w:tcBorders>
              <w:top w:val="single" w:sz="4" w:space="0" w:color="auto"/>
              <w:left w:val="single" w:sz="4" w:space="0" w:color="auto"/>
              <w:right w:val="single" w:sz="4" w:space="0" w:color="auto"/>
            </w:tcBorders>
          </w:tcPr>
          <w:p w14:paraId="3E0721A0" w14:textId="77777777" w:rsidR="00895AB4" w:rsidRPr="00BD5FDB" w:rsidRDefault="000D4A1B" w:rsidP="002D6FD7">
            <w:pPr>
              <w:pStyle w:val="Other0"/>
              <w:ind w:right="137"/>
            </w:pPr>
            <w:r w:rsidRPr="00BD5FDB">
              <w:rPr>
                <w:rStyle w:val="Other"/>
              </w:rPr>
              <w:t>Enter an application email address.</w:t>
            </w:r>
          </w:p>
        </w:tc>
      </w:tr>
      <w:tr w:rsidR="00895AB4" w:rsidRPr="00BD5FDB" w14:paraId="41712A72" w14:textId="77777777" w:rsidTr="005A3CD2">
        <w:trPr>
          <w:jc w:val="center"/>
        </w:trPr>
        <w:tc>
          <w:tcPr>
            <w:tcW w:w="432" w:type="dxa"/>
            <w:tcBorders>
              <w:top w:val="single" w:sz="4" w:space="0" w:color="auto"/>
              <w:left w:val="single" w:sz="4" w:space="0" w:color="auto"/>
            </w:tcBorders>
          </w:tcPr>
          <w:p w14:paraId="063355E3" w14:textId="77777777" w:rsidR="00895AB4" w:rsidRPr="00BD5FDB" w:rsidRDefault="000D4A1B" w:rsidP="005A3CD2">
            <w:pPr>
              <w:pStyle w:val="Other0"/>
            </w:pPr>
            <w:r w:rsidRPr="00BD5FDB">
              <w:rPr>
                <w:rStyle w:val="Other"/>
              </w:rPr>
              <w:t>379</w:t>
            </w:r>
          </w:p>
        </w:tc>
        <w:tc>
          <w:tcPr>
            <w:tcW w:w="3576" w:type="dxa"/>
            <w:tcBorders>
              <w:top w:val="single" w:sz="4" w:space="0" w:color="auto"/>
              <w:left w:val="single" w:sz="4" w:space="0" w:color="auto"/>
            </w:tcBorders>
          </w:tcPr>
          <w:p w14:paraId="7A729CAF" w14:textId="77777777" w:rsidR="00895AB4" w:rsidRPr="00BD5FDB" w:rsidRDefault="000D4A1B" w:rsidP="005A3CD2">
            <w:pPr>
              <w:pStyle w:val="Other0"/>
            </w:pPr>
            <w:r w:rsidRPr="00BD5FDB">
              <w:rPr>
                <w:rStyle w:val="Other"/>
              </w:rPr>
              <w:t>API_379_TOO_LONG_EMAIL_ERROR</w:t>
            </w:r>
          </w:p>
        </w:tc>
        <w:tc>
          <w:tcPr>
            <w:tcW w:w="2702" w:type="dxa"/>
            <w:tcBorders>
              <w:top w:val="single" w:sz="4" w:space="0" w:color="auto"/>
              <w:left w:val="single" w:sz="4" w:space="0" w:color="auto"/>
            </w:tcBorders>
          </w:tcPr>
          <w:p w14:paraId="19F1E0C2" w14:textId="77777777" w:rsidR="00895AB4" w:rsidRPr="00BD5FDB" w:rsidRDefault="000D4A1B" w:rsidP="002D6FD7">
            <w:pPr>
              <w:pStyle w:val="Other0"/>
              <w:ind w:right="137"/>
            </w:pPr>
            <w:r w:rsidRPr="00BD5FDB">
              <w:rPr>
                <w:rStyle w:val="Other"/>
              </w:rPr>
              <w:t>The application email is too long.</w:t>
            </w:r>
          </w:p>
        </w:tc>
        <w:tc>
          <w:tcPr>
            <w:tcW w:w="3610" w:type="dxa"/>
            <w:tcBorders>
              <w:top w:val="single" w:sz="4" w:space="0" w:color="auto"/>
              <w:left w:val="single" w:sz="4" w:space="0" w:color="auto"/>
              <w:right w:val="single" w:sz="4" w:space="0" w:color="auto"/>
            </w:tcBorders>
          </w:tcPr>
          <w:p w14:paraId="6F483DA1" w14:textId="182459D5" w:rsidR="00895AB4" w:rsidRPr="00BD5FDB" w:rsidRDefault="000D4A1B" w:rsidP="002D6FD7">
            <w:pPr>
              <w:pStyle w:val="Other0"/>
              <w:ind w:right="137"/>
            </w:pPr>
            <w:r w:rsidRPr="00BD5FDB">
              <w:rPr>
                <w:rStyle w:val="Other"/>
              </w:rPr>
              <w:t>The email address must be less than 240 characters long.</w:t>
            </w:r>
          </w:p>
        </w:tc>
      </w:tr>
      <w:tr w:rsidR="00895AB4" w:rsidRPr="00BD5FDB" w14:paraId="4B57DC9F" w14:textId="77777777" w:rsidTr="005A3CD2">
        <w:trPr>
          <w:jc w:val="center"/>
        </w:trPr>
        <w:tc>
          <w:tcPr>
            <w:tcW w:w="432" w:type="dxa"/>
            <w:tcBorders>
              <w:top w:val="single" w:sz="4" w:space="0" w:color="auto"/>
              <w:left w:val="single" w:sz="4" w:space="0" w:color="auto"/>
            </w:tcBorders>
          </w:tcPr>
          <w:p w14:paraId="2D76330E" w14:textId="77777777" w:rsidR="00895AB4" w:rsidRPr="00BD5FDB" w:rsidRDefault="000D4A1B" w:rsidP="005A3CD2">
            <w:pPr>
              <w:pStyle w:val="Other0"/>
            </w:pPr>
            <w:r w:rsidRPr="00BD5FDB">
              <w:rPr>
                <w:rStyle w:val="Other"/>
              </w:rPr>
              <w:t>382</w:t>
            </w:r>
          </w:p>
        </w:tc>
        <w:tc>
          <w:tcPr>
            <w:tcW w:w="3576" w:type="dxa"/>
            <w:tcBorders>
              <w:top w:val="single" w:sz="4" w:space="0" w:color="auto"/>
              <w:left w:val="single" w:sz="4" w:space="0" w:color="auto"/>
            </w:tcBorders>
          </w:tcPr>
          <w:p w14:paraId="2A91592F" w14:textId="77777777" w:rsidR="00895AB4" w:rsidRPr="00BD5FDB" w:rsidRDefault="000D4A1B" w:rsidP="005A3CD2">
            <w:pPr>
              <w:pStyle w:val="Other0"/>
            </w:pPr>
            <w:r w:rsidRPr="00BD5FDB">
              <w:rPr>
                <w:rStyle w:val="Other"/>
              </w:rPr>
              <w:t>API_382_TOO_LONG_PRENOM_ERROR</w:t>
            </w:r>
          </w:p>
        </w:tc>
        <w:tc>
          <w:tcPr>
            <w:tcW w:w="2702" w:type="dxa"/>
            <w:tcBorders>
              <w:top w:val="single" w:sz="4" w:space="0" w:color="auto"/>
              <w:left w:val="single" w:sz="4" w:space="0" w:color="auto"/>
            </w:tcBorders>
          </w:tcPr>
          <w:p w14:paraId="25172349" w14:textId="4A2754F7" w:rsidR="00895AB4" w:rsidRPr="00BD5FDB" w:rsidRDefault="000D4A1B" w:rsidP="002D6FD7">
            <w:pPr>
              <w:pStyle w:val="Other0"/>
              <w:ind w:right="137"/>
            </w:pPr>
            <w:r w:rsidRPr="00BD5FDB">
              <w:rPr>
                <w:rStyle w:val="Other"/>
              </w:rPr>
              <w:t>The first name of the actual client is not valid.</w:t>
            </w:r>
          </w:p>
        </w:tc>
        <w:tc>
          <w:tcPr>
            <w:tcW w:w="3610" w:type="dxa"/>
            <w:tcBorders>
              <w:top w:val="single" w:sz="4" w:space="0" w:color="auto"/>
              <w:left w:val="single" w:sz="4" w:space="0" w:color="auto"/>
              <w:right w:val="single" w:sz="4" w:space="0" w:color="auto"/>
            </w:tcBorders>
          </w:tcPr>
          <w:p w14:paraId="03B17EBD" w14:textId="41709895" w:rsidR="00895AB4" w:rsidRPr="00BD5FDB" w:rsidRDefault="000D4A1B" w:rsidP="002D6FD7">
            <w:pPr>
              <w:pStyle w:val="Other0"/>
              <w:ind w:right="137"/>
            </w:pPr>
            <w:r w:rsidRPr="00BD5FDB">
              <w:rPr>
                <w:rStyle w:val="Other"/>
              </w:rPr>
              <w:t>The actual client's first name must be less than 30 characters long.</w:t>
            </w:r>
          </w:p>
        </w:tc>
      </w:tr>
      <w:tr w:rsidR="00895AB4" w:rsidRPr="00BD5FDB" w14:paraId="723924D2" w14:textId="77777777" w:rsidTr="005A3CD2">
        <w:trPr>
          <w:jc w:val="center"/>
        </w:trPr>
        <w:tc>
          <w:tcPr>
            <w:tcW w:w="432" w:type="dxa"/>
            <w:tcBorders>
              <w:top w:val="single" w:sz="4" w:space="0" w:color="auto"/>
              <w:left w:val="single" w:sz="4" w:space="0" w:color="auto"/>
            </w:tcBorders>
          </w:tcPr>
          <w:p w14:paraId="04B78FF0" w14:textId="77777777" w:rsidR="00895AB4" w:rsidRPr="00BD5FDB" w:rsidRDefault="000D4A1B" w:rsidP="005A3CD2">
            <w:pPr>
              <w:pStyle w:val="Other0"/>
            </w:pPr>
            <w:r w:rsidRPr="00BD5FDB">
              <w:rPr>
                <w:rStyle w:val="Other"/>
              </w:rPr>
              <w:t>383</w:t>
            </w:r>
          </w:p>
        </w:tc>
        <w:tc>
          <w:tcPr>
            <w:tcW w:w="3576" w:type="dxa"/>
            <w:tcBorders>
              <w:top w:val="single" w:sz="4" w:space="0" w:color="auto"/>
              <w:left w:val="single" w:sz="4" w:space="0" w:color="auto"/>
            </w:tcBorders>
          </w:tcPr>
          <w:p w14:paraId="1119AB4E" w14:textId="77777777" w:rsidR="00895AB4" w:rsidRPr="00BD5FDB" w:rsidRDefault="000D4A1B" w:rsidP="005A3CD2">
            <w:pPr>
              <w:pStyle w:val="Other0"/>
            </w:pPr>
            <w:r w:rsidRPr="00BD5FDB">
              <w:rPr>
                <w:rStyle w:val="Other"/>
              </w:rPr>
              <w:t>API_383_TOO_LONG_NOM_ERROR</w:t>
            </w:r>
          </w:p>
        </w:tc>
        <w:tc>
          <w:tcPr>
            <w:tcW w:w="2702" w:type="dxa"/>
            <w:tcBorders>
              <w:top w:val="single" w:sz="4" w:space="0" w:color="auto"/>
              <w:left w:val="single" w:sz="4" w:space="0" w:color="auto"/>
            </w:tcBorders>
          </w:tcPr>
          <w:p w14:paraId="20CD7CE5" w14:textId="77777777" w:rsidR="00895AB4" w:rsidRPr="00BD5FDB" w:rsidRDefault="000D4A1B" w:rsidP="002D6FD7">
            <w:pPr>
              <w:pStyle w:val="Other0"/>
              <w:ind w:right="137"/>
            </w:pPr>
            <w:r w:rsidRPr="00BD5FDB">
              <w:rPr>
                <w:rStyle w:val="Other"/>
              </w:rPr>
              <w:t>The last name of the actual client is invalid.</w:t>
            </w:r>
          </w:p>
        </w:tc>
        <w:tc>
          <w:tcPr>
            <w:tcW w:w="3610" w:type="dxa"/>
            <w:tcBorders>
              <w:top w:val="single" w:sz="4" w:space="0" w:color="auto"/>
              <w:left w:val="single" w:sz="4" w:space="0" w:color="auto"/>
              <w:right w:val="single" w:sz="4" w:space="0" w:color="auto"/>
            </w:tcBorders>
          </w:tcPr>
          <w:p w14:paraId="063D2174" w14:textId="3FEE3B7E" w:rsidR="00895AB4" w:rsidRPr="00BD5FDB" w:rsidRDefault="000D4A1B" w:rsidP="002D6FD7">
            <w:pPr>
              <w:pStyle w:val="Other0"/>
              <w:ind w:right="137"/>
            </w:pPr>
            <w:r w:rsidRPr="00BD5FDB">
              <w:rPr>
                <w:rStyle w:val="Other"/>
              </w:rPr>
              <w:t>The last name of the actual client must be less than 30 characters long.</w:t>
            </w:r>
          </w:p>
        </w:tc>
      </w:tr>
      <w:tr w:rsidR="00895AB4" w:rsidRPr="00BD5FDB" w14:paraId="07A00BC0" w14:textId="77777777" w:rsidTr="005A3CD2">
        <w:trPr>
          <w:jc w:val="center"/>
        </w:trPr>
        <w:tc>
          <w:tcPr>
            <w:tcW w:w="432" w:type="dxa"/>
            <w:tcBorders>
              <w:top w:val="single" w:sz="4" w:space="0" w:color="auto"/>
              <w:left w:val="single" w:sz="4" w:space="0" w:color="auto"/>
            </w:tcBorders>
          </w:tcPr>
          <w:p w14:paraId="154689A6" w14:textId="77777777" w:rsidR="00895AB4" w:rsidRPr="00BD5FDB" w:rsidRDefault="000D4A1B" w:rsidP="005A3CD2">
            <w:pPr>
              <w:pStyle w:val="Other0"/>
            </w:pPr>
            <w:r w:rsidRPr="00BD5FDB">
              <w:rPr>
                <w:rStyle w:val="Other"/>
              </w:rPr>
              <w:t>387</w:t>
            </w:r>
          </w:p>
        </w:tc>
        <w:tc>
          <w:tcPr>
            <w:tcW w:w="3576" w:type="dxa"/>
            <w:tcBorders>
              <w:top w:val="single" w:sz="4" w:space="0" w:color="auto"/>
              <w:left w:val="single" w:sz="4" w:space="0" w:color="auto"/>
            </w:tcBorders>
          </w:tcPr>
          <w:p w14:paraId="4E1B546F" w14:textId="77777777" w:rsidR="00895AB4" w:rsidRPr="00BD5FDB" w:rsidRDefault="000D4A1B" w:rsidP="005A3CD2">
            <w:pPr>
              <w:pStyle w:val="Other0"/>
            </w:pPr>
            <w:r w:rsidRPr="00BD5FDB">
              <w:rPr>
                <w:rStyle w:val="Other"/>
                <w:lang w:val="fr-FR"/>
              </w:rPr>
              <w:t>API_387_INVALID_ACTIVITE_ERROR</w:t>
            </w:r>
          </w:p>
        </w:tc>
        <w:tc>
          <w:tcPr>
            <w:tcW w:w="2702" w:type="dxa"/>
            <w:tcBorders>
              <w:top w:val="single" w:sz="4" w:space="0" w:color="auto"/>
              <w:left w:val="single" w:sz="4" w:space="0" w:color="auto"/>
            </w:tcBorders>
          </w:tcPr>
          <w:p w14:paraId="098309D5" w14:textId="482E3D4A" w:rsidR="00895AB4" w:rsidRPr="00BD5FDB" w:rsidRDefault="000D4A1B" w:rsidP="002D6FD7">
            <w:pPr>
              <w:pStyle w:val="Other0"/>
              <w:ind w:right="137"/>
            </w:pPr>
            <w:r w:rsidRPr="00BD5FDB">
              <w:rPr>
                <w:rStyle w:val="Other"/>
              </w:rPr>
              <w:t>The sector of activity of the actual client is not entered.</w:t>
            </w:r>
          </w:p>
        </w:tc>
        <w:tc>
          <w:tcPr>
            <w:tcW w:w="3610" w:type="dxa"/>
            <w:tcBorders>
              <w:top w:val="single" w:sz="4" w:space="0" w:color="auto"/>
              <w:left w:val="single" w:sz="4" w:space="0" w:color="auto"/>
              <w:right w:val="single" w:sz="4" w:space="0" w:color="auto"/>
            </w:tcBorders>
          </w:tcPr>
          <w:p w14:paraId="031CEC40" w14:textId="77777777" w:rsidR="00895AB4" w:rsidRPr="00BD5FDB" w:rsidRDefault="000D4A1B" w:rsidP="002D6FD7">
            <w:pPr>
              <w:pStyle w:val="Other0"/>
              <w:ind w:right="137"/>
            </w:pPr>
            <w:r w:rsidRPr="00BD5FDB">
              <w:rPr>
                <w:rStyle w:val="Other"/>
              </w:rPr>
              <w:t>Enter this value (NAF code).</w:t>
            </w:r>
          </w:p>
        </w:tc>
      </w:tr>
      <w:tr w:rsidR="00895AB4" w:rsidRPr="00BD5FDB" w14:paraId="628A0B32" w14:textId="77777777" w:rsidTr="005A3CD2">
        <w:trPr>
          <w:jc w:val="center"/>
        </w:trPr>
        <w:tc>
          <w:tcPr>
            <w:tcW w:w="432" w:type="dxa"/>
            <w:tcBorders>
              <w:top w:val="single" w:sz="4" w:space="0" w:color="auto"/>
              <w:left w:val="single" w:sz="4" w:space="0" w:color="auto"/>
            </w:tcBorders>
          </w:tcPr>
          <w:p w14:paraId="21EF7695" w14:textId="77777777" w:rsidR="00895AB4" w:rsidRPr="00BD5FDB" w:rsidRDefault="000D4A1B" w:rsidP="005A3CD2">
            <w:pPr>
              <w:pStyle w:val="Other0"/>
            </w:pPr>
            <w:r w:rsidRPr="00BD5FDB">
              <w:rPr>
                <w:rStyle w:val="Other"/>
              </w:rPr>
              <w:t>388</w:t>
            </w:r>
          </w:p>
        </w:tc>
        <w:tc>
          <w:tcPr>
            <w:tcW w:w="3576" w:type="dxa"/>
            <w:tcBorders>
              <w:top w:val="single" w:sz="4" w:space="0" w:color="auto"/>
              <w:left w:val="single" w:sz="4" w:space="0" w:color="auto"/>
            </w:tcBorders>
          </w:tcPr>
          <w:p w14:paraId="7AA4F494" w14:textId="77777777" w:rsidR="00895AB4" w:rsidRPr="00BD5FDB" w:rsidRDefault="000D4A1B" w:rsidP="005A3CD2">
            <w:pPr>
              <w:pStyle w:val="Other0"/>
              <w:ind w:right="128"/>
            </w:pPr>
            <w:r w:rsidRPr="00BD5FDB">
              <w:rPr>
                <w:rStyle w:val="Other"/>
                <w:lang w:val="fr-FR"/>
              </w:rPr>
              <w:t>API_388_OFFRE_CONFIDENTIELLE _ERROR</w:t>
            </w:r>
          </w:p>
        </w:tc>
        <w:tc>
          <w:tcPr>
            <w:tcW w:w="2702" w:type="dxa"/>
            <w:tcBorders>
              <w:top w:val="single" w:sz="4" w:space="0" w:color="auto"/>
              <w:left w:val="single" w:sz="4" w:space="0" w:color="auto"/>
            </w:tcBorders>
          </w:tcPr>
          <w:p w14:paraId="2547C725" w14:textId="77777777" w:rsidR="00895AB4" w:rsidRPr="00BD5FDB" w:rsidRDefault="000D4A1B" w:rsidP="002D6FD7">
            <w:pPr>
              <w:pStyle w:val="Other0"/>
              <w:ind w:right="137"/>
            </w:pPr>
            <w:r w:rsidRPr="00BD5FDB">
              <w:rPr>
                <w:rStyle w:val="Other"/>
              </w:rPr>
              <w:t>Some of the offer's confidentiality settings are invalid.</w:t>
            </w:r>
          </w:p>
        </w:tc>
        <w:tc>
          <w:tcPr>
            <w:tcW w:w="3610" w:type="dxa"/>
            <w:tcBorders>
              <w:top w:val="single" w:sz="4" w:space="0" w:color="auto"/>
              <w:left w:val="single" w:sz="4" w:space="0" w:color="auto"/>
              <w:right w:val="single" w:sz="4" w:space="0" w:color="auto"/>
            </w:tcBorders>
          </w:tcPr>
          <w:p w14:paraId="4DAF8B91" w14:textId="77777777" w:rsidR="00895AB4" w:rsidRPr="00BD5FDB" w:rsidRDefault="000D4A1B" w:rsidP="002D6FD7">
            <w:pPr>
              <w:pStyle w:val="Other0"/>
              <w:ind w:right="137"/>
            </w:pPr>
            <w:r w:rsidRPr="00BD5FDB">
              <w:rPr>
                <w:rStyle w:val="Other"/>
              </w:rPr>
              <w:t>Comply with the rules for managing confidential offers.</w:t>
            </w:r>
          </w:p>
        </w:tc>
      </w:tr>
      <w:tr w:rsidR="00895AB4" w:rsidRPr="00BD5FDB" w14:paraId="60E8D389" w14:textId="77777777" w:rsidTr="005A3CD2">
        <w:trPr>
          <w:jc w:val="center"/>
        </w:trPr>
        <w:tc>
          <w:tcPr>
            <w:tcW w:w="432" w:type="dxa"/>
            <w:tcBorders>
              <w:top w:val="single" w:sz="4" w:space="0" w:color="auto"/>
              <w:left w:val="single" w:sz="4" w:space="0" w:color="auto"/>
            </w:tcBorders>
          </w:tcPr>
          <w:p w14:paraId="64DC6EFA" w14:textId="77777777" w:rsidR="00895AB4" w:rsidRPr="00BD5FDB" w:rsidRDefault="000D4A1B" w:rsidP="005A3CD2">
            <w:pPr>
              <w:pStyle w:val="Other0"/>
            </w:pPr>
            <w:r w:rsidRPr="00BD5FDB">
              <w:rPr>
                <w:rStyle w:val="Other"/>
              </w:rPr>
              <w:t>390</w:t>
            </w:r>
          </w:p>
        </w:tc>
        <w:tc>
          <w:tcPr>
            <w:tcW w:w="3576" w:type="dxa"/>
            <w:tcBorders>
              <w:top w:val="single" w:sz="4" w:space="0" w:color="auto"/>
              <w:left w:val="single" w:sz="4" w:space="0" w:color="auto"/>
            </w:tcBorders>
          </w:tcPr>
          <w:p w14:paraId="779A69A6" w14:textId="77777777" w:rsidR="00895AB4" w:rsidRPr="00BD5FDB" w:rsidRDefault="000D4A1B" w:rsidP="005A3CD2">
            <w:pPr>
              <w:pStyle w:val="Other0"/>
            </w:pPr>
            <w:r w:rsidRPr="00BD5FDB">
              <w:rPr>
                <w:rStyle w:val="Other"/>
              </w:rPr>
              <w:t>API_390_MORE_THAN_ONE_REF_FOUND _ERROR</w:t>
            </w:r>
          </w:p>
        </w:tc>
        <w:tc>
          <w:tcPr>
            <w:tcW w:w="2702" w:type="dxa"/>
            <w:tcBorders>
              <w:top w:val="single" w:sz="4" w:space="0" w:color="auto"/>
              <w:left w:val="single" w:sz="4" w:space="0" w:color="auto"/>
            </w:tcBorders>
          </w:tcPr>
          <w:p w14:paraId="79D3F6AB" w14:textId="77777777" w:rsidR="00895AB4" w:rsidRPr="00BD5FDB" w:rsidRDefault="000D4A1B" w:rsidP="002D6FD7">
            <w:pPr>
              <w:pStyle w:val="Other0"/>
              <w:ind w:right="137"/>
            </w:pPr>
            <w:r w:rsidRPr="00BD5FDB">
              <w:rPr>
                <w:rStyle w:val="Other"/>
              </w:rPr>
              <w:t>The external client identifier has been assigned to several offers.</w:t>
            </w:r>
          </w:p>
        </w:tc>
        <w:tc>
          <w:tcPr>
            <w:tcW w:w="3610" w:type="dxa"/>
            <w:tcBorders>
              <w:top w:val="single" w:sz="4" w:space="0" w:color="auto"/>
              <w:left w:val="single" w:sz="4" w:space="0" w:color="auto"/>
              <w:right w:val="single" w:sz="4" w:space="0" w:color="auto"/>
            </w:tcBorders>
          </w:tcPr>
          <w:p w14:paraId="53AAF794" w14:textId="77777777" w:rsidR="00895AB4" w:rsidRPr="00BD5FDB" w:rsidRDefault="000D4A1B" w:rsidP="002D6FD7">
            <w:pPr>
              <w:pStyle w:val="Other0"/>
              <w:ind w:right="137"/>
            </w:pPr>
            <w:r w:rsidRPr="00BD5FDB">
              <w:rPr>
                <w:rStyle w:val="Other"/>
              </w:rPr>
              <w:t>An offer with this reference is already known to Apec. Contact ADEP technical support to resolve any duplicates.</w:t>
            </w:r>
          </w:p>
        </w:tc>
      </w:tr>
      <w:tr w:rsidR="00895AB4" w:rsidRPr="00BD5FDB" w14:paraId="0E63035C" w14:textId="77777777" w:rsidTr="005A3CD2">
        <w:trPr>
          <w:jc w:val="center"/>
        </w:trPr>
        <w:tc>
          <w:tcPr>
            <w:tcW w:w="432" w:type="dxa"/>
            <w:tcBorders>
              <w:top w:val="single" w:sz="4" w:space="0" w:color="auto"/>
              <w:left w:val="single" w:sz="4" w:space="0" w:color="auto"/>
            </w:tcBorders>
          </w:tcPr>
          <w:p w14:paraId="5F0828C0" w14:textId="77777777" w:rsidR="00895AB4" w:rsidRPr="00BD5FDB" w:rsidRDefault="000D4A1B" w:rsidP="005A3CD2">
            <w:pPr>
              <w:pStyle w:val="Other0"/>
            </w:pPr>
            <w:r w:rsidRPr="00BD5FDB">
              <w:rPr>
                <w:rStyle w:val="Other"/>
              </w:rPr>
              <w:t>391</w:t>
            </w:r>
          </w:p>
        </w:tc>
        <w:tc>
          <w:tcPr>
            <w:tcW w:w="3576" w:type="dxa"/>
            <w:tcBorders>
              <w:top w:val="single" w:sz="4" w:space="0" w:color="auto"/>
              <w:left w:val="single" w:sz="4" w:space="0" w:color="auto"/>
            </w:tcBorders>
          </w:tcPr>
          <w:p w14:paraId="571042DD" w14:textId="77777777" w:rsidR="00895AB4" w:rsidRPr="00BD5FDB" w:rsidRDefault="000D4A1B" w:rsidP="005A3CD2">
            <w:pPr>
              <w:pStyle w:val="Other0"/>
            </w:pPr>
            <w:r w:rsidRPr="00BD5FDB">
              <w:rPr>
                <w:rStyle w:val="Other"/>
              </w:rPr>
              <w:t>API_391_REF_NOT_FOUND_ERROR</w:t>
            </w:r>
          </w:p>
        </w:tc>
        <w:tc>
          <w:tcPr>
            <w:tcW w:w="2702" w:type="dxa"/>
            <w:tcBorders>
              <w:top w:val="single" w:sz="4" w:space="0" w:color="auto"/>
              <w:left w:val="single" w:sz="4" w:space="0" w:color="auto"/>
            </w:tcBorders>
          </w:tcPr>
          <w:p w14:paraId="25E1EE74" w14:textId="77777777" w:rsidR="00895AB4" w:rsidRPr="00BD5FDB" w:rsidRDefault="000D4A1B" w:rsidP="002D6FD7">
            <w:pPr>
              <w:pStyle w:val="Other0"/>
              <w:ind w:right="137"/>
            </w:pPr>
            <w:r w:rsidRPr="00BD5FDB">
              <w:rPr>
                <w:rStyle w:val="Other"/>
              </w:rPr>
              <w:t>The client reference for the offer does not exist.</w:t>
            </w:r>
          </w:p>
        </w:tc>
        <w:tc>
          <w:tcPr>
            <w:tcW w:w="3610" w:type="dxa"/>
            <w:tcBorders>
              <w:top w:val="single" w:sz="4" w:space="0" w:color="auto"/>
              <w:left w:val="single" w:sz="4" w:space="0" w:color="auto"/>
              <w:right w:val="single" w:sz="4" w:space="0" w:color="auto"/>
            </w:tcBorders>
          </w:tcPr>
          <w:p w14:paraId="6785ADA2" w14:textId="77777777" w:rsidR="00895AB4" w:rsidRPr="00BD5FDB" w:rsidRDefault="000D4A1B" w:rsidP="002D6FD7">
            <w:pPr>
              <w:pStyle w:val="Other0"/>
              <w:ind w:right="137"/>
            </w:pPr>
            <w:r w:rsidRPr="00BD5FDB">
              <w:rPr>
                <w:rStyle w:val="Other"/>
              </w:rPr>
              <w:t>When an offer is modified, the client reference must already be known to Apec. You need to check your offer identifier.</w:t>
            </w:r>
          </w:p>
        </w:tc>
      </w:tr>
      <w:tr w:rsidR="00895AB4" w:rsidRPr="00BD5FDB" w14:paraId="056CA1BF" w14:textId="77777777" w:rsidTr="005A3CD2">
        <w:trPr>
          <w:jc w:val="center"/>
        </w:trPr>
        <w:tc>
          <w:tcPr>
            <w:tcW w:w="10320" w:type="dxa"/>
            <w:gridSpan w:val="4"/>
            <w:tcBorders>
              <w:top w:val="single" w:sz="4" w:space="0" w:color="auto"/>
              <w:bottom w:val="single" w:sz="4" w:space="0" w:color="auto"/>
            </w:tcBorders>
          </w:tcPr>
          <w:p w14:paraId="07849C4B" w14:textId="77777777" w:rsidR="00895AB4" w:rsidRPr="00BD5FDB" w:rsidRDefault="00895AB4" w:rsidP="005A3CD2">
            <w:pPr>
              <w:rPr>
                <w:sz w:val="10"/>
                <w:szCs w:val="10"/>
                <w:lang w:val="fr-FR"/>
              </w:rPr>
            </w:pPr>
          </w:p>
        </w:tc>
      </w:tr>
    </w:tbl>
    <w:p w14:paraId="3385CE37" w14:textId="77777777" w:rsidR="00895AB4" w:rsidRPr="00BD5FDB" w:rsidRDefault="000D4A1B" w:rsidP="009710C9">
      <w:pPr>
        <w:rPr>
          <w:sz w:val="2"/>
          <w:szCs w:val="2"/>
        </w:rPr>
      </w:pPr>
      <w:r w:rsidRPr="00BD5FDB">
        <w:br w:type="page"/>
      </w:r>
    </w:p>
    <w:tbl>
      <w:tblPr>
        <w:tblOverlap w:val="never"/>
        <w:tblW w:w="10326" w:type="dxa"/>
        <w:jc w:val="center"/>
        <w:tblLayout w:type="fixed"/>
        <w:tblCellMar>
          <w:top w:w="57" w:type="dxa"/>
          <w:left w:w="57" w:type="dxa"/>
          <w:bottom w:w="57" w:type="dxa"/>
          <w:right w:w="57" w:type="dxa"/>
        </w:tblCellMar>
        <w:tblLook w:val="0000" w:firstRow="0" w:lastRow="0" w:firstColumn="0" w:lastColumn="0" w:noHBand="0" w:noVBand="0"/>
      </w:tblPr>
      <w:tblGrid>
        <w:gridCol w:w="429"/>
        <w:gridCol w:w="3613"/>
        <w:gridCol w:w="2671"/>
        <w:gridCol w:w="408"/>
        <w:gridCol w:w="2829"/>
        <w:gridCol w:w="370"/>
        <w:gridCol w:w="6"/>
      </w:tblGrid>
      <w:tr w:rsidR="00895AB4" w:rsidRPr="00BD5FDB" w14:paraId="014FFC21" w14:textId="77777777" w:rsidTr="00AC70B6">
        <w:trPr>
          <w:gridAfter w:val="1"/>
          <w:wAfter w:w="6" w:type="dxa"/>
          <w:jc w:val="center"/>
        </w:trPr>
        <w:tc>
          <w:tcPr>
            <w:tcW w:w="429" w:type="dxa"/>
            <w:tcBorders>
              <w:top w:val="single" w:sz="4" w:space="0" w:color="auto"/>
              <w:left w:val="single" w:sz="4" w:space="0" w:color="auto"/>
            </w:tcBorders>
          </w:tcPr>
          <w:p w14:paraId="2F44E5CE" w14:textId="77777777" w:rsidR="00895AB4" w:rsidRPr="00BD5FDB" w:rsidRDefault="000D4A1B" w:rsidP="002D6FD7">
            <w:pPr>
              <w:pStyle w:val="Other0"/>
            </w:pPr>
            <w:r w:rsidRPr="00BD5FDB">
              <w:rPr>
                <w:rStyle w:val="Other"/>
              </w:rPr>
              <w:lastRenderedPageBreak/>
              <w:t>392</w:t>
            </w:r>
          </w:p>
        </w:tc>
        <w:tc>
          <w:tcPr>
            <w:tcW w:w="3613" w:type="dxa"/>
            <w:tcBorders>
              <w:top w:val="single" w:sz="4" w:space="0" w:color="auto"/>
              <w:left w:val="single" w:sz="4" w:space="0" w:color="auto"/>
            </w:tcBorders>
          </w:tcPr>
          <w:p w14:paraId="0130D0CE" w14:textId="77777777" w:rsidR="00895AB4" w:rsidRPr="00BD5FDB" w:rsidRDefault="000D4A1B" w:rsidP="002D6FD7">
            <w:pPr>
              <w:pStyle w:val="Other0"/>
              <w:ind w:right="306"/>
            </w:pPr>
            <w:r w:rsidRPr="00BD5FDB">
              <w:rPr>
                <w:rStyle w:val="Other"/>
                <w:lang w:val="fr-FR"/>
              </w:rPr>
              <w:t>API_392_ID_OFFRE_ERROR</w:t>
            </w:r>
          </w:p>
        </w:tc>
        <w:tc>
          <w:tcPr>
            <w:tcW w:w="2671" w:type="dxa"/>
            <w:tcBorders>
              <w:top w:val="single" w:sz="4" w:space="0" w:color="auto"/>
              <w:left w:val="single" w:sz="4" w:space="0" w:color="auto"/>
            </w:tcBorders>
          </w:tcPr>
          <w:p w14:paraId="48C70E75" w14:textId="77777777" w:rsidR="00895AB4" w:rsidRPr="00BD5FDB" w:rsidRDefault="000D4A1B" w:rsidP="002D6FD7">
            <w:pPr>
              <w:pStyle w:val="Other0"/>
            </w:pPr>
            <w:r w:rsidRPr="00BD5FDB">
              <w:rPr>
                <w:rStyle w:val="Other"/>
              </w:rPr>
              <w:t>The offer's Apec identifier does not return any offers.</w:t>
            </w:r>
          </w:p>
        </w:tc>
        <w:tc>
          <w:tcPr>
            <w:tcW w:w="3607" w:type="dxa"/>
            <w:gridSpan w:val="3"/>
            <w:tcBorders>
              <w:top w:val="single" w:sz="4" w:space="0" w:color="auto"/>
              <w:left w:val="single" w:sz="4" w:space="0" w:color="auto"/>
              <w:right w:val="single" w:sz="4" w:space="0" w:color="auto"/>
            </w:tcBorders>
          </w:tcPr>
          <w:p w14:paraId="17826B02" w14:textId="77777777" w:rsidR="00895AB4" w:rsidRPr="00BD5FDB" w:rsidRDefault="000D4A1B" w:rsidP="002D6FD7">
            <w:pPr>
              <w:pStyle w:val="Other0"/>
            </w:pPr>
            <w:r w:rsidRPr="00BD5FDB">
              <w:rPr>
                <w:rStyle w:val="Other"/>
              </w:rPr>
              <w:t>You need to check your Apec identifier. Perhaps you have confused your client reference with the Apec reference.</w:t>
            </w:r>
          </w:p>
        </w:tc>
      </w:tr>
      <w:tr w:rsidR="00895AB4" w:rsidRPr="00BD5FDB" w14:paraId="1462C716" w14:textId="77777777" w:rsidTr="00AC70B6">
        <w:trPr>
          <w:gridAfter w:val="1"/>
          <w:wAfter w:w="6" w:type="dxa"/>
          <w:jc w:val="center"/>
        </w:trPr>
        <w:tc>
          <w:tcPr>
            <w:tcW w:w="429" w:type="dxa"/>
            <w:tcBorders>
              <w:top w:val="single" w:sz="4" w:space="0" w:color="auto"/>
              <w:left w:val="single" w:sz="4" w:space="0" w:color="auto"/>
            </w:tcBorders>
          </w:tcPr>
          <w:p w14:paraId="74882DA4" w14:textId="77777777" w:rsidR="00895AB4" w:rsidRPr="00BD5FDB" w:rsidRDefault="000D4A1B" w:rsidP="002D6FD7">
            <w:pPr>
              <w:pStyle w:val="Other0"/>
            </w:pPr>
            <w:r w:rsidRPr="00BD5FDB">
              <w:rPr>
                <w:rStyle w:val="Other"/>
              </w:rPr>
              <w:t>393</w:t>
            </w:r>
          </w:p>
        </w:tc>
        <w:tc>
          <w:tcPr>
            <w:tcW w:w="3613" w:type="dxa"/>
            <w:tcBorders>
              <w:top w:val="single" w:sz="4" w:space="0" w:color="auto"/>
              <w:left w:val="single" w:sz="4" w:space="0" w:color="auto"/>
            </w:tcBorders>
          </w:tcPr>
          <w:p w14:paraId="274BDA80" w14:textId="77777777" w:rsidR="00895AB4" w:rsidRPr="00BD5FDB" w:rsidRDefault="000D4A1B" w:rsidP="002D6FD7">
            <w:pPr>
              <w:pStyle w:val="Other0"/>
              <w:ind w:right="306"/>
            </w:pPr>
            <w:r w:rsidRPr="00BD5FDB">
              <w:rPr>
                <w:rStyle w:val="Other"/>
                <w:lang w:val="fr-FR"/>
              </w:rPr>
              <w:t>API_393_INVALID_IDENTIFICATION _ERROR</w:t>
            </w:r>
          </w:p>
        </w:tc>
        <w:tc>
          <w:tcPr>
            <w:tcW w:w="2671" w:type="dxa"/>
            <w:tcBorders>
              <w:top w:val="single" w:sz="4" w:space="0" w:color="auto"/>
              <w:left w:val="single" w:sz="4" w:space="0" w:color="auto"/>
            </w:tcBorders>
          </w:tcPr>
          <w:p w14:paraId="240A3180" w14:textId="77777777" w:rsidR="00895AB4" w:rsidRPr="00BD5FDB" w:rsidRDefault="000D4A1B" w:rsidP="002D6FD7">
            <w:pPr>
              <w:pStyle w:val="Other0"/>
            </w:pPr>
            <w:r w:rsidRPr="00BD5FDB">
              <w:rPr>
                <w:rStyle w:val="Other"/>
              </w:rPr>
              <w:t>No offer identifier was provided.</w:t>
            </w:r>
          </w:p>
        </w:tc>
        <w:tc>
          <w:tcPr>
            <w:tcW w:w="3607" w:type="dxa"/>
            <w:gridSpan w:val="3"/>
            <w:tcBorders>
              <w:top w:val="single" w:sz="4" w:space="0" w:color="auto"/>
              <w:left w:val="single" w:sz="4" w:space="0" w:color="auto"/>
              <w:right w:val="single" w:sz="4" w:space="0" w:color="auto"/>
            </w:tcBorders>
          </w:tcPr>
          <w:p w14:paraId="3619BC8A" w14:textId="4D8B7135" w:rsidR="00895AB4" w:rsidRPr="00BD5FDB" w:rsidRDefault="000D4A1B" w:rsidP="002D6FD7">
            <w:pPr>
              <w:pStyle w:val="Other0"/>
            </w:pPr>
            <w:r w:rsidRPr="00BD5FDB">
              <w:rPr>
                <w:rStyle w:val="Other"/>
              </w:rPr>
              <w:t>You need to modify your XML flow to specify an offer identifier.</w:t>
            </w:r>
          </w:p>
        </w:tc>
      </w:tr>
      <w:tr w:rsidR="00895AB4" w:rsidRPr="00BD5FDB" w14:paraId="780E1A9D" w14:textId="77777777" w:rsidTr="00AC70B6">
        <w:trPr>
          <w:gridAfter w:val="1"/>
          <w:wAfter w:w="6" w:type="dxa"/>
          <w:jc w:val="center"/>
        </w:trPr>
        <w:tc>
          <w:tcPr>
            <w:tcW w:w="429" w:type="dxa"/>
            <w:tcBorders>
              <w:top w:val="single" w:sz="4" w:space="0" w:color="auto"/>
              <w:left w:val="single" w:sz="4" w:space="0" w:color="auto"/>
            </w:tcBorders>
          </w:tcPr>
          <w:p w14:paraId="2C7C5F60" w14:textId="77777777" w:rsidR="00895AB4" w:rsidRPr="00BD5FDB" w:rsidRDefault="000D4A1B" w:rsidP="002D6FD7">
            <w:pPr>
              <w:pStyle w:val="Other0"/>
            </w:pPr>
            <w:r w:rsidRPr="00BD5FDB">
              <w:rPr>
                <w:rStyle w:val="Other"/>
              </w:rPr>
              <w:t>394</w:t>
            </w:r>
          </w:p>
        </w:tc>
        <w:tc>
          <w:tcPr>
            <w:tcW w:w="3613" w:type="dxa"/>
            <w:tcBorders>
              <w:top w:val="single" w:sz="4" w:space="0" w:color="auto"/>
              <w:left w:val="single" w:sz="4" w:space="0" w:color="auto"/>
            </w:tcBorders>
          </w:tcPr>
          <w:p w14:paraId="3A63AB2F" w14:textId="77777777" w:rsidR="00895AB4" w:rsidRPr="00BD5FDB" w:rsidRDefault="000D4A1B" w:rsidP="002D6FD7">
            <w:pPr>
              <w:pStyle w:val="Other0"/>
              <w:ind w:right="306"/>
            </w:pPr>
            <w:r w:rsidRPr="00BD5FDB">
              <w:rPr>
                <w:rStyle w:val="Other"/>
                <w:lang w:val="fr-FR"/>
              </w:rPr>
              <w:t>API_394_INVALID_DURATION_ERROR</w:t>
            </w:r>
          </w:p>
        </w:tc>
        <w:tc>
          <w:tcPr>
            <w:tcW w:w="2671" w:type="dxa"/>
            <w:tcBorders>
              <w:top w:val="single" w:sz="4" w:space="0" w:color="auto"/>
              <w:left w:val="single" w:sz="4" w:space="0" w:color="auto"/>
            </w:tcBorders>
          </w:tcPr>
          <w:p w14:paraId="1CAB0497" w14:textId="77777777" w:rsidR="00895AB4" w:rsidRPr="00BD5FDB" w:rsidRDefault="000D4A1B" w:rsidP="002D6FD7">
            <w:pPr>
              <w:pStyle w:val="Other0"/>
            </w:pPr>
            <w:r w:rsidRPr="00BD5FDB">
              <w:rPr>
                <w:rStyle w:val="Other"/>
              </w:rPr>
              <w:t>The duration must be a number between 1 and 99.</w:t>
            </w:r>
          </w:p>
        </w:tc>
        <w:tc>
          <w:tcPr>
            <w:tcW w:w="3607" w:type="dxa"/>
            <w:gridSpan w:val="3"/>
            <w:tcBorders>
              <w:top w:val="single" w:sz="4" w:space="0" w:color="auto"/>
              <w:left w:val="single" w:sz="4" w:space="0" w:color="auto"/>
              <w:right w:val="single" w:sz="4" w:space="0" w:color="auto"/>
            </w:tcBorders>
          </w:tcPr>
          <w:p w14:paraId="67DBD883" w14:textId="7DEAEED0" w:rsidR="00895AB4" w:rsidRPr="00BD5FDB" w:rsidRDefault="000D4A1B" w:rsidP="002D6FD7">
            <w:pPr>
              <w:pStyle w:val="Other0"/>
            </w:pPr>
            <w:r w:rsidRPr="00BD5FDB">
              <w:rPr>
                <w:rStyle w:val="Other"/>
              </w:rPr>
              <w:t>You need to modify your XML flow and enter a number between 1 and 99 in the Duration tag.</w:t>
            </w:r>
          </w:p>
        </w:tc>
      </w:tr>
      <w:tr w:rsidR="00895AB4" w:rsidRPr="00BD5FDB" w14:paraId="10061A1D" w14:textId="77777777" w:rsidTr="00AC70B6">
        <w:trPr>
          <w:gridAfter w:val="1"/>
          <w:wAfter w:w="6" w:type="dxa"/>
          <w:jc w:val="center"/>
        </w:trPr>
        <w:tc>
          <w:tcPr>
            <w:tcW w:w="429" w:type="dxa"/>
            <w:tcBorders>
              <w:top w:val="single" w:sz="4" w:space="0" w:color="auto"/>
              <w:left w:val="single" w:sz="4" w:space="0" w:color="auto"/>
            </w:tcBorders>
          </w:tcPr>
          <w:p w14:paraId="501FF0FF" w14:textId="77777777" w:rsidR="00895AB4" w:rsidRPr="00BD5FDB" w:rsidRDefault="000D4A1B" w:rsidP="002D6FD7">
            <w:pPr>
              <w:pStyle w:val="Other0"/>
            </w:pPr>
            <w:r w:rsidRPr="00BD5FDB">
              <w:rPr>
                <w:rStyle w:val="Other"/>
              </w:rPr>
              <w:t>395</w:t>
            </w:r>
          </w:p>
        </w:tc>
        <w:tc>
          <w:tcPr>
            <w:tcW w:w="3613" w:type="dxa"/>
            <w:tcBorders>
              <w:top w:val="single" w:sz="4" w:space="0" w:color="auto"/>
              <w:left w:val="single" w:sz="4" w:space="0" w:color="auto"/>
            </w:tcBorders>
          </w:tcPr>
          <w:p w14:paraId="746D3921" w14:textId="77777777" w:rsidR="00895AB4" w:rsidRPr="00BD5FDB" w:rsidRDefault="000D4A1B" w:rsidP="002D6FD7">
            <w:pPr>
              <w:pStyle w:val="Other0"/>
              <w:ind w:right="306"/>
            </w:pPr>
            <w:r w:rsidRPr="00BD5FDB">
              <w:rPr>
                <w:rStyle w:val="Other"/>
              </w:rPr>
              <w:t>API_395_SSII_STATUS_JOB_ERROR</w:t>
            </w:r>
          </w:p>
        </w:tc>
        <w:tc>
          <w:tcPr>
            <w:tcW w:w="2671" w:type="dxa"/>
            <w:tcBorders>
              <w:top w:val="single" w:sz="4" w:space="0" w:color="auto"/>
              <w:left w:val="single" w:sz="4" w:space="0" w:color="auto"/>
            </w:tcBorders>
          </w:tcPr>
          <w:p w14:paraId="1D35A6AB" w14:textId="77777777" w:rsidR="00895AB4" w:rsidRPr="00BD5FDB" w:rsidRDefault="000D4A1B" w:rsidP="002D6FD7">
            <w:pPr>
              <w:pStyle w:val="Other0"/>
            </w:pPr>
            <w:r w:rsidRPr="00BD5FDB">
              <w:rPr>
                <w:rStyle w:val="Other"/>
              </w:rPr>
              <w:t>The status of the position is incompatible with the company's type of agreement.</w:t>
            </w:r>
          </w:p>
        </w:tc>
        <w:tc>
          <w:tcPr>
            <w:tcW w:w="3607" w:type="dxa"/>
            <w:gridSpan w:val="3"/>
            <w:tcBorders>
              <w:top w:val="single" w:sz="4" w:space="0" w:color="auto"/>
              <w:left w:val="single" w:sz="4" w:space="0" w:color="auto"/>
              <w:right w:val="single" w:sz="4" w:space="0" w:color="auto"/>
            </w:tcBorders>
          </w:tcPr>
          <w:p w14:paraId="2E47B561" w14:textId="6FE73B53" w:rsidR="00895AB4" w:rsidRPr="00BD5FDB" w:rsidRDefault="000D4A1B" w:rsidP="002D6FD7">
            <w:pPr>
              <w:pStyle w:val="Other0"/>
            </w:pPr>
            <w:r w:rsidRPr="00BD5FDB">
              <w:rPr>
                <w:rStyle w:val="Other"/>
              </w:rPr>
              <w:t>You need to modify your XML flow and check the status of the position in the StatusJob tag: IT services companies cannot create 'public sector executive' jobs.</w:t>
            </w:r>
          </w:p>
        </w:tc>
      </w:tr>
      <w:tr w:rsidR="00895AB4" w:rsidRPr="00BD5FDB" w14:paraId="320428D6" w14:textId="77777777" w:rsidTr="00AC70B6">
        <w:trPr>
          <w:gridAfter w:val="1"/>
          <w:wAfter w:w="6" w:type="dxa"/>
          <w:jc w:val="center"/>
        </w:trPr>
        <w:tc>
          <w:tcPr>
            <w:tcW w:w="429" w:type="dxa"/>
            <w:tcBorders>
              <w:top w:val="single" w:sz="4" w:space="0" w:color="auto"/>
              <w:left w:val="single" w:sz="4" w:space="0" w:color="auto"/>
            </w:tcBorders>
          </w:tcPr>
          <w:p w14:paraId="55249623" w14:textId="77777777" w:rsidR="00895AB4" w:rsidRPr="00BD5FDB" w:rsidRDefault="000D4A1B" w:rsidP="002D6FD7">
            <w:pPr>
              <w:pStyle w:val="Other0"/>
            </w:pPr>
            <w:r w:rsidRPr="00BD5FDB">
              <w:rPr>
                <w:rStyle w:val="Other"/>
              </w:rPr>
              <w:t>396</w:t>
            </w:r>
          </w:p>
        </w:tc>
        <w:tc>
          <w:tcPr>
            <w:tcW w:w="3613" w:type="dxa"/>
            <w:tcBorders>
              <w:top w:val="single" w:sz="4" w:space="0" w:color="auto"/>
              <w:left w:val="single" w:sz="4" w:space="0" w:color="auto"/>
            </w:tcBorders>
          </w:tcPr>
          <w:p w14:paraId="77A0A11E" w14:textId="77777777" w:rsidR="00895AB4" w:rsidRPr="00BD5FDB" w:rsidRDefault="000D4A1B" w:rsidP="002D6FD7">
            <w:pPr>
              <w:pStyle w:val="Other0"/>
              <w:ind w:right="306"/>
            </w:pPr>
            <w:r w:rsidRPr="00BD5FDB">
              <w:rPr>
                <w:rStyle w:val="Other"/>
              </w:rPr>
              <w:t>API_396_INVALID_STATUS_JOB_ERROR</w:t>
            </w:r>
          </w:p>
        </w:tc>
        <w:tc>
          <w:tcPr>
            <w:tcW w:w="2671" w:type="dxa"/>
            <w:tcBorders>
              <w:top w:val="single" w:sz="4" w:space="0" w:color="auto"/>
              <w:left w:val="single" w:sz="4" w:space="0" w:color="auto"/>
            </w:tcBorders>
          </w:tcPr>
          <w:p w14:paraId="6851E505" w14:textId="77777777" w:rsidR="00895AB4" w:rsidRPr="00BD5FDB" w:rsidRDefault="000D4A1B" w:rsidP="002D6FD7">
            <w:pPr>
              <w:pStyle w:val="Other0"/>
            </w:pPr>
            <w:r w:rsidRPr="00BD5FDB">
              <w:rPr>
                <w:rStyle w:val="Other"/>
              </w:rPr>
              <w:t>The job status is incorrectly formatted.</w:t>
            </w:r>
          </w:p>
        </w:tc>
        <w:tc>
          <w:tcPr>
            <w:tcW w:w="3607" w:type="dxa"/>
            <w:gridSpan w:val="3"/>
            <w:tcBorders>
              <w:top w:val="single" w:sz="4" w:space="0" w:color="auto"/>
              <w:left w:val="single" w:sz="4" w:space="0" w:color="auto"/>
              <w:right w:val="single" w:sz="4" w:space="0" w:color="auto"/>
            </w:tcBorders>
          </w:tcPr>
          <w:p w14:paraId="28CBEB07" w14:textId="77777777" w:rsidR="00895AB4" w:rsidRPr="00BD5FDB" w:rsidRDefault="000D4A1B" w:rsidP="002D6FD7">
            <w:pPr>
              <w:pStyle w:val="Other0"/>
            </w:pPr>
            <w:r w:rsidRPr="00BD5FDB">
              <w:rPr>
                <w:rStyle w:val="Other"/>
              </w:rPr>
              <w:t>You need to modify your XML feed and indicate a job status in the StatusJob tag from one of the following values [CADRE_PRIVE, CADRE_PUBLIC,AGENT_DE_MAITRISE].</w:t>
            </w:r>
          </w:p>
        </w:tc>
      </w:tr>
      <w:tr w:rsidR="00895AB4" w:rsidRPr="00BD5FDB" w14:paraId="18AE9561" w14:textId="77777777" w:rsidTr="00AC70B6">
        <w:trPr>
          <w:gridAfter w:val="1"/>
          <w:wAfter w:w="6" w:type="dxa"/>
          <w:jc w:val="center"/>
        </w:trPr>
        <w:tc>
          <w:tcPr>
            <w:tcW w:w="429" w:type="dxa"/>
            <w:tcBorders>
              <w:top w:val="single" w:sz="4" w:space="0" w:color="auto"/>
              <w:left w:val="single" w:sz="4" w:space="0" w:color="auto"/>
            </w:tcBorders>
          </w:tcPr>
          <w:p w14:paraId="649F638B" w14:textId="77777777" w:rsidR="00895AB4" w:rsidRPr="00BD5FDB" w:rsidRDefault="000D4A1B" w:rsidP="002D6FD7">
            <w:pPr>
              <w:pStyle w:val="Other0"/>
            </w:pPr>
            <w:r w:rsidRPr="00BD5FDB">
              <w:rPr>
                <w:rStyle w:val="Other"/>
              </w:rPr>
              <w:t>397</w:t>
            </w:r>
          </w:p>
        </w:tc>
        <w:tc>
          <w:tcPr>
            <w:tcW w:w="3613" w:type="dxa"/>
            <w:tcBorders>
              <w:top w:val="single" w:sz="4" w:space="0" w:color="auto"/>
              <w:left w:val="single" w:sz="4" w:space="0" w:color="auto"/>
            </w:tcBorders>
          </w:tcPr>
          <w:p w14:paraId="51BAC87A" w14:textId="77777777" w:rsidR="00895AB4" w:rsidRPr="00BD5FDB" w:rsidRDefault="000D4A1B" w:rsidP="002D6FD7">
            <w:pPr>
              <w:pStyle w:val="Other0"/>
              <w:ind w:right="306"/>
            </w:pPr>
            <w:r w:rsidRPr="00BD5FDB">
              <w:rPr>
                <w:rStyle w:val="Other"/>
              </w:rPr>
              <w:t>API_397_INVALID_CON_AND_DURATION _ERROR</w:t>
            </w:r>
          </w:p>
        </w:tc>
        <w:tc>
          <w:tcPr>
            <w:tcW w:w="2671" w:type="dxa"/>
            <w:tcBorders>
              <w:top w:val="single" w:sz="4" w:space="0" w:color="auto"/>
              <w:left w:val="single" w:sz="4" w:space="0" w:color="auto"/>
            </w:tcBorders>
          </w:tcPr>
          <w:p w14:paraId="05A9C944" w14:textId="77777777" w:rsidR="00895AB4" w:rsidRPr="00BD5FDB" w:rsidRDefault="000D4A1B" w:rsidP="002D6FD7">
            <w:pPr>
              <w:pStyle w:val="Other0"/>
            </w:pPr>
            <w:r w:rsidRPr="00BD5FDB">
              <w:rPr>
                <w:rStyle w:val="Other"/>
              </w:rPr>
              <w:t>The duration of the contract is incompatible with the type of contract.</w:t>
            </w:r>
          </w:p>
        </w:tc>
        <w:tc>
          <w:tcPr>
            <w:tcW w:w="3607" w:type="dxa"/>
            <w:gridSpan w:val="3"/>
            <w:tcBorders>
              <w:top w:val="single" w:sz="4" w:space="0" w:color="auto"/>
              <w:left w:val="single" w:sz="4" w:space="0" w:color="auto"/>
              <w:right w:val="single" w:sz="4" w:space="0" w:color="auto"/>
            </w:tcBorders>
          </w:tcPr>
          <w:p w14:paraId="5D9ADA1E" w14:textId="77777777" w:rsidR="00895AB4" w:rsidRPr="00BD5FDB" w:rsidRDefault="000D4A1B" w:rsidP="002D6FD7">
            <w:pPr>
              <w:pStyle w:val="Other0"/>
            </w:pPr>
            <w:r w:rsidRPr="00BD5FDB">
              <w:rPr>
                <w:rStyle w:val="Other"/>
              </w:rPr>
              <w:t>You need to modify your XML flow and check the duration of the contract in the Duration tag and the type of contract. An open-ended contract cannot have a contract term.</w:t>
            </w:r>
          </w:p>
        </w:tc>
      </w:tr>
      <w:tr w:rsidR="00895AB4" w:rsidRPr="00BD5FDB" w14:paraId="454D9874" w14:textId="77777777" w:rsidTr="00AC70B6">
        <w:trPr>
          <w:gridAfter w:val="1"/>
          <w:wAfter w:w="6" w:type="dxa"/>
          <w:jc w:val="center"/>
        </w:trPr>
        <w:tc>
          <w:tcPr>
            <w:tcW w:w="429" w:type="dxa"/>
            <w:tcBorders>
              <w:top w:val="single" w:sz="4" w:space="0" w:color="auto"/>
              <w:left w:val="single" w:sz="4" w:space="0" w:color="auto"/>
            </w:tcBorders>
          </w:tcPr>
          <w:p w14:paraId="7CA573F7" w14:textId="77777777" w:rsidR="00895AB4" w:rsidRPr="00BD5FDB" w:rsidRDefault="000D4A1B" w:rsidP="002D6FD7">
            <w:pPr>
              <w:pStyle w:val="Other0"/>
            </w:pPr>
            <w:r w:rsidRPr="00BD5FDB">
              <w:rPr>
                <w:rStyle w:val="Other"/>
              </w:rPr>
              <w:t>398</w:t>
            </w:r>
          </w:p>
        </w:tc>
        <w:tc>
          <w:tcPr>
            <w:tcW w:w="3613" w:type="dxa"/>
            <w:tcBorders>
              <w:top w:val="single" w:sz="4" w:space="0" w:color="auto"/>
              <w:left w:val="single" w:sz="4" w:space="0" w:color="auto"/>
            </w:tcBorders>
          </w:tcPr>
          <w:p w14:paraId="725EC0BD" w14:textId="77777777" w:rsidR="00895AB4" w:rsidRPr="00BD5FDB" w:rsidRDefault="000D4A1B" w:rsidP="002D6FD7">
            <w:pPr>
              <w:pStyle w:val="Other0"/>
              <w:ind w:right="306"/>
            </w:pPr>
            <w:r w:rsidRPr="00BD5FDB">
              <w:rPr>
                <w:rStyle w:val="Other"/>
                <w:lang w:val="fr-FR"/>
              </w:rPr>
              <w:t>API_398_UPDATE_POSITION _NOT_AVAILABLE</w:t>
            </w:r>
          </w:p>
        </w:tc>
        <w:tc>
          <w:tcPr>
            <w:tcW w:w="2671" w:type="dxa"/>
            <w:tcBorders>
              <w:top w:val="single" w:sz="4" w:space="0" w:color="auto"/>
              <w:left w:val="single" w:sz="4" w:space="0" w:color="auto"/>
            </w:tcBorders>
          </w:tcPr>
          <w:p w14:paraId="38151629" w14:textId="77777777" w:rsidR="00895AB4" w:rsidRPr="00BD5FDB" w:rsidRDefault="000D4A1B" w:rsidP="002D6FD7">
            <w:pPr>
              <w:pStyle w:val="Other0"/>
            </w:pPr>
            <w:r w:rsidRPr="00BD5FDB">
              <w:rPr>
                <w:rStyle w:val="Other"/>
              </w:rPr>
              <w:t>Offer modifications are no longer possible via ADEP.</w:t>
            </w:r>
          </w:p>
        </w:tc>
        <w:tc>
          <w:tcPr>
            <w:tcW w:w="3607" w:type="dxa"/>
            <w:gridSpan w:val="3"/>
            <w:tcBorders>
              <w:top w:val="single" w:sz="4" w:space="0" w:color="auto"/>
              <w:left w:val="single" w:sz="4" w:space="0" w:color="auto"/>
              <w:right w:val="single" w:sz="4" w:space="0" w:color="auto"/>
            </w:tcBorders>
          </w:tcPr>
          <w:p w14:paraId="1BFFF458" w14:textId="77777777" w:rsidR="00895AB4" w:rsidRPr="00BD5FDB" w:rsidRDefault="000D4A1B" w:rsidP="002D6FD7">
            <w:pPr>
              <w:pStyle w:val="Other0"/>
            </w:pPr>
            <w:r w:rsidRPr="00BD5FDB">
              <w:rPr>
                <w:rStyle w:val="Other"/>
              </w:rPr>
              <w:t>Contact technical support.</w:t>
            </w:r>
          </w:p>
        </w:tc>
      </w:tr>
      <w:tr w:rsidR="00895AB4" w:rsidRPr="00BD5FDB" w14:paraId="29C3654F" w14:textId="77777777" w:rsidTr="00AC70B6">
        <w:trPr>
          <w:gridAfter w:val="1"/>
          <w:wAfter w:w="6" w:type="dxa"/>
          <w:jc w:val="center"/>
        </w:trPr>
        <w:tc>
          <w:tcPr>
            <w:tcW w:w="429" w:type="dxa"/>
            <w:tcBorders>
              <w:top w:val="single" w:sz="4" w:space="0" w:color="auto"/>
              <w:left w:val="single" w:sz="4" w:space="0" w:color="auto"/>
            </w:tcBorders>
          </w:tcPr>
          <w:p w14:paraId="4CDE74BA" w14:textId="77777777" w:rsidR="00895AB4" w:rsidRPr="00BD5FDB" w:rsidRDefault="000D4A1B" w:rsidP="002D6FD7">
            <w:pPr>
              <w:pStyle w:val="Other0"/>
            </w:pPr>
            <w:r w:rsidRPr="00BD5FDB">
              <w:rPr>
                <w:rStyle w:val="Other"/>
              </w:rPr>
              <w:t>399</w:t>
            </w:r>
          </w:p>
        </w:tc>
        <w:tc>
          <w:tcPr>
            <w:tcW w:w="3613" w:type="dxa"/>
            <w:tcBorders>
              <w:top w:val="single" w:sz="4" w:space="0" w:color="auto"/>
              <w:left w:val="single" w:sz="4" w:space="0" w:color="auto"/>
            </w:tcBorders>
          </w:tcPr>
          <w:p w14:paraId="0D30F491" w14:textId="77777777" w:rsidR="00895AB4" w:rsidRPr="00BD5FDB" w:rsidRDefault="000D4A1B" w:rsidP="002D6FD7">
            <w:pPr>
              <w:pStyle w:val="Other0"/>
              <w:ind w:right="306"/>
            </w:pPr>
            <w:r w:rsidRPr="00BD5FDB">
              <w:rPr>
                <w:rStyle w:val="Other"/>
              </w:rPr>
              <w:t>API_399_UNABLE_TO_PUBLISH_OFFRE</w:t>
            </w:r>
          </w:p>
        </w:tc>
        <w:tc>
          <w:tcPr>
            <w:tcW w:w="2671" w:type="dxa"/>
            <w:tcBorders>
              <w:top w:val="single" w:sz="4" w:space="0" w:color="auto"/>
              <w:left w:val="single" w:sz="4" w:space="0" w:color="auto"/>
            </w:tcBorders>
          </w:tcPr>
          <w:p w14:paraId="2A230EDB" w14:textId="77777777" w:rsidR="00895AB4" w:rsidRPr="00BD5FDB" w:rsidRDefault="000D4A1B" w:rsidP="002D6FD7">
            <w:pPr>
              <w:pStyle w:val="Other0"/>
            </w:pPr>
            <w:r w:rsidRPr="00BD5FDB">
              <w:rPr>
                <w:rStyle w:val="Other"/>
              </w:rPr>
              <w:t>The offer has been created, but an internal error prevents it from being published.</w:t>
            </w:r>
          </w:p>
        </w:tc>
        <w:tc>
          <w:tcPr>
            <w:tcW w:w="3607" w:type="dxa"/>
            <w:gridSpan w:val="3"/>
            <w:tcBorders>
              <w:top w:val="single" w:sz="4" w:space="0" w:color="auto"/>
              <w:left w:val="single" w:sz="4" w:space="0" w:color="auto"/>
              <w:right w:val="single" w:sz="4" w:space="0" w:color="auto"/>
            </w:tcBorders>
          </w:tcPr>
          <w:p w14:paraId="1DFDB988" w14:textId="77777777" w:rsidR="00895AB4" w:rsidRPr="00BD5FDB" w:rsidRDefault="000D4A1B" w:rsidP="002D6FD7">
            <w:pPr>
              <w:pStyle w:val="Other0"/>
            </w:pPr>
            <w:r w:rsidRPr="00BD5FDB">
              <w:rPr>
                <w:rStyle w:val="Other"/>
              </w:rPr>
              <w:t>This error will be dealt with by an APEC consultant.</w:t>
            </w:r>
          </w:p>
        </w:tc>
      </w:tr>
      <w:tr w:rsidR="00895AB4" w:rsidRPr="00BD5FDB" w14:paraId="730A3F18" w14:textId="77777777" w:rsidTr="00AC70B6">
        <w:trPr>
          <w:gridAfter w:val="1"/>
          <w:wAfter w:w="6" w:type="dxa"/>
          <w:jc w:val="center"/>
        </w:trPr>
        <w:tc>
          <w:tcPr>
            <w:tcW w:w="429" w:type="dxa"/>
            <w:tcBorders>
              <w:top w:val="single" w:sz="4" w:space="0" w:color="auto"/>
              <w:left w:val="single" w:sz="4" w:space="0" w:color="auto"/>
            </w:tcBorders>
          </w:tcPr>
          <w:p w14:paraId="48124571" w14:textId="77777777" w:rsidR="00895AB4" w:rsidRPr="00BD5FDB" w:rsidRDefault="000D4A1B" w:rsidP="002D6FD7">
            <w:pPr>
              <w:pStyle w:val="Other0"/>
            </w:pPr>
            <w:r w:rsidRPr="00BD5FDB">
              <w:rPr>
                <w:rStyle w:val="Other"/>
              </w:rPr>
              <w:t>400</w:t>
            </w:r>
          </w:p>
        </w:tc>
        <w:tc>
          <w:tcPr>
            <w:tcW w:w="3613" w:type="dxa"/>
            <w:tcBorders>
              <w:top w:val="single" w:sz="4" w:space="0" w:color="auto"/>
              <w:left w:val="single" w:sz="4" w:space="0" w:color="auto"/>
            </w:tcBorders>
          </w:tcPr>
          <w:p w14:paraId="7FFECD4C" w14:textId="77777777" w:rsidR="00895AB4" w:rsidRPr="00BD5FDB" w:rsidRDefault="000D4A1B" w:rsidP="002D6FD7">
            <w:pPr>
              <w:pStyle w:val="Other0"/>
              <w:ind w:right="128"/>
            </w:pPr>
            <w:r w:rsidRPr="00BD5FDB">
              <w:rPr>
                <w:rStyle w:val="Other"/>
              </w:rPr>
              <w:t>API_400_INVALID_PART_TIME_DURATION _ERROR</w:t>
            </w:r>
          </w:p>
        </w:tc>
        <w:tc>
          <w:tcPr>
            <w:tcW w:w="2671" w:type="dxa"/>
            <w:tcBorders>
              <w:top w:val="single" w:sz="4" w:space="0" w:color="auto"/>
              <w:left w:val="single" w:sz="4" w:space="0" w:color="auto"/>
            </w:tcBorders>
          </w:tcPr>
          <w:p w14:paraId="6D16E739" w14:textId="77777777" w:rsidR="00895AB4" w:rsidRPr="00BD5FDB" w:rsidRDefault="000D4A1B" w:rsidP="002D6FD7">
            <w:pPr>
              <w:pStyle w:val="Other0"/>
            </w:pPr>
            <w:r w:rsidRPr="00BD5FDB">
              <w:rPr>
                <w:rStyle w:val="Other"/>
              </w:rPr>
              <w:t>UserArea.PartTimeDuration tag</w:t>
            </w:r>
          </w:p>
        </w:tc>
        <w:tc>
          <w:tcPr>
            <w:tcW w:w="3607" w:type="dxa"/>
            <w:gridSpan w:val="3"/>
            <w:tcBorders>
              <w:top w:val="single" w:sz="4" w:space="0" w:color="auto"/>
              <w:left w:val="single" w:sz="4" w:space="0" w:color="auto"/>
              <w:right w:val="single" w:sz="4" w:space="0" w:color="auto"/>
            </w:tcBorders>
          </w:tcPr>
          <w:p w14:paraId="22B17769" w14:textId="1F342885" w:rsidR="00895AB4" w:rsidRPr="00BD5FDB" w:rsidRDefault="009710C9" w:rsidP="002D6FD7">
            <w:pPr>
              <w:pStyle w:val="Other0"/>
              <w:tabs>
                <w:tab w:val="left" w:pos="139"/>
              </w:tabs>
            </w:pPr>
            <w:r w:rsidRPr="00BD5FDB">
              <w:t>&gt;</w:t>
            </w:r>
            <w:r w:rsidRPr="00BD5FDB">
              <w:tab/>
            </w:r>
            <w:r w:rsidRPr="00BD5FDB">
              <w:rPr>
                <w:rStyle w:val="Other"/>
              </w:rPr>
              <w:t>if the offer is part-time, then the duration is mandatory.</w:t>
            </w:r>
          </w:p>
          <w:p w14:paraId="0D3EBACF" w14:textId="6FFB8542" w:rsidR="00895AB4" w:rsidRPr="00BD5FDB" w:rsidRDefault="009710C9" w:rsidP="002D6FD7">
            <w:pPr>
              <w:pStyle w:val="Other0"/>
              <w:tabs>
                <w:tab w:val="left" w:pos="139"/>
              </w:tabs>
            </w:pPr>
            <w:r w:rsidRPr="00BD5FDB">
              <w:t>&gt;</w:t>
            </w:r>
            <w:r w:rsidRPr="00BD5FDB">
              <w:tab/>
            </w:r>
            <w:r w:rsidRPr="00BD5FDB">
              <w:rPr>
                <w:rStyle w:val="Other"/>
              </w:rPr>
              <w:t>the duration of part-time work is defined in the value domain</w:t>
            </w:r>
          </w:p>
          <w:p w14:paraId="3A914B80" w14:textId="77777777" w:rsidR="00895AB4" w:rsidRPr="00BD5FDB" w:rsidRDefault="000D4A1B" w:rsidP="002D6FD7">
            <w:pPr>
              <w:pStyle w:val="Other0"/>
            </w:pPr>
            <w:r w:rsidRPr="00BD5FDB">
              <w:rPr>
                <w:rStyle w:val="Other"/>
              </w:rPr>
              <w:t>TEMPS_PARTIEL_DUREE_DOMAIN</w:t>
            </w:r>
          </w:p>
        </w:tc>
      </w:tr>
      <w:tr w:rsidR="00895AB4" w:rsidRPr="00BD5FDB" w14:paraId="50BB8EBB" w14:textId="77777777" w:rsidTr="00AC70B6">
        <w:trPr>
          <w:gridAfter w:val="1"/>
          <w:wAfter w:w="6" w:type="dxa"/>
          <w:jc w:val="center"/>
        </w:trPr>
        <w:tc>
          <w:tcPr>
            <w:tcW w:w="429" w:type="dxa"/>
            <w:tcBorders>
              <w:top w:val="single" w:sz="4" w:space="0" w:color="auto"/>
              <w:left w:val="single" w:sz="4" w:space="0" w:color="auto"/>
            </w:tcBorders>
          </w:tcPr>
          <w:p w14:paraId="6B237480" w14:textId="77777777" w:rsidR="00895AB4" w:rsidRPr="00BD5FDB" w:rsidRDefault="000D4A1B" w:rsidP="002D6FD7">
            <w:pPr>
              <w:pStyle w:val="Other0"/>
            </w:pPr>
            <w:r w:rsidRPr="00BD5FDB">
              <w:rPr>
                <w:rStyle w:val="Other"/>
              </w:rPr>
              <w:t>401</w:t>
            </w:r>
          </w:p>
        </w:tc>
        <w:tc>
          <w:tcPr>
            <w:tcW w:w="3613" w:type="dxa"/>
            <w:tcBorders>
              <w:top w:val="single" w:sz="4" w:space="0" w:color="auto"/>
              <w:left w:val="single" w:sz="4" w:space="0" w:color="auto"/>
            </w:tcBorders>
          </w:tcPr>
          <w:p w14:paraId="4A394B36" w14:textId="77777777" w:rsidR="00895AB4" w:rsidRPr="00BD5FDB" w:rsidRDefault="000D4A1B" w:rsidP="002D6FD7">
            <w:pPr>
              <w:pStyle w:val="Other0"/>
              <w:ind w:right="306"/>
            </w:pPr>
            <w:r w:rsidRPr="00BD5FDB">
              <w:rPr>
                <w:rStyle w:val="Other"/>
              </w:rPr>
              <w:t>An error has occurred</w:t>
            </w:r>
          </w:p>
        </w:tc>
        <w:tc>
          <w:tcPr>
            <w:tcW w:w="2671" w:type="dxa"/>
            <w:tcBorders>
              <w:top w:val="single" w:sz="4" w:space="0" w:color="auto"/>
              <w:left w:val="single" w:sz="4" w:space="0" w:color="auto"/>
            </w:tcBorders>
          </w:tcPr>
          <w:p w14:paraId="13072213" w14:textId="77777777" w:rsidR="00895AB4" w:rsidRPr="00BD5FDB" w:rsidRDefault="000D4A1B" w:rsidP="002D6FD7">
            <w:pPr>
              <w:pStyle w:val="Other0"/>
            </w:pPr>
            <w:r w:rsidRPr="00BD5FDB">
              <w:rPr>
                <w:rStyle w:val="Other"/>
              </w:rPr>
              <w:t>&gt; Contact APEC</w:t>
            </w:r>
          </w:p>
        </w:tc>
        <w:tc>
          <w:tcPr>
            <w:tcW w:w="3607" w:type="dxa"/>
            <w:gridSpan w:val="3"/>
            <w:tcBorders>
              <w:top w:val="single" w:sz="4" w:space="0" w:color="auto"/>
              <w:left w:val="single" w:sz="4" w:space="0" w:color="auto"/>
              <w:right w:val="single" w:sz="4" w:space="0" w:color="auto"/>
            </w:tcBorders>
          </w:tcPr>
          <w:p w14:paraId="13B2E302" w14:textId="77777777" w:rsidR="00895AB4" w:rsidRPr="00BD5FDB" w:rsidRDefault="000D4A1B" w:rsidP="002D6FD7">
            <w:pPr>
              <w:pStyle w:val="Other0"/>
            </w:pPr>
            <w:r w:rsidRPr="00BD5FDB">
              <w:rPr>
                <w:rStyle w:val="Other"/>
              </w:rPr>
              <w:t>&gt; Contact APEC</w:t>
            </w:r>
          </w:p>
        </w:tc>
      </w:tr>
      <w:tr w:rsidR="00895AB4" w:rsidRPr="00BD5FDB" w14:paraId="34739CD3" w14:textId="77777777" w:rsidTr="00AC70B6">
        <w:trPr>
          <w:gridAfter w:val="1"/>
          <w:wAfter w:w="6" w:type="dxa"/>
          <w:jc w:val="center"/>
        </w:trPr>
        <w:tc>
          <w:tcPr>
            <w:tcW w:w="429" w:type="dxa"/>
            <w:tcBorders>
              <w:top w:val="single" w:sz="4" w:space="0" w:color="auto"/>
              <w:left w:val="single" w:sz="4" w:space="0" w:color="auto"/>
            </w:tcBorders>
          </w:tcPr>
          <w:p w14:paraId="465F6EF4" w14:textId="77777777" w:rsidR="00895AB4" w:rsidRPr="00BD5FDB" w:rsidRDefault="000D4A1B" w:rsidP="002D6FD7">
            <w:pPr>
              <w:pStyle w:val="Other0"/>
            </w:pPr>
            <w:r w:rsidRPr="00BD5FDB">
              <w:rPr>
                <w:rStyle w:val="Other"/>
              </w:rPr>
              <w:t>402</w:t>
            </w:r>
          </w:p>
        </w:tc>
        <w:tc>
          <w:tcPr>
            <w:tcW w:w="3613" w:type="dxa"/>
            <w:tcBorders>
              <w:top w:val="single" w:sz="4" w:space="0" w:color="auto"/>
              <w:left w:val="single" w:sz="4" w:space="0" w:color="auto"/>
            </w:tcBorders>
          </w:tcPr>
          <w:p w14:paraId="56306A5F" w14:textId="77777777" w:rsidR="00895AB4" w:rsidRPr="00BD5FDB" w:rsidRDefault="000D4A1B" w:rsidP="002D6FD7">
            <w:pPr>
              <w:pStyle w:val="Other0"/>
              <w:ind w:right="306"/>
            </w:pPr>
            <w:r w:rsidRPr="00BD5FDB">
              <w:rPr>
                <w:rStyle w:val="Other"/>
              </w:rPr>
              <w:t>API_402_INVALID_DATE_POSITION _TAKEN_ERROR</w:t>
            </w:r>
          </w:p>
        </w:tc>
        <w:tc>
          <w:tcPr>
            <w:tcW w:w="2671" w:type="dxa"/>
            <w:tcBorders>
              <w:top w:val="single" w:sz="4" w:space="0" w:color="auto"/>
              <w:left w:val="single" w:sz="4" w:space="0" w:color="auto"/>
            </w:tcBorders>
          </w:tcPr>
          <w:p w14:paraId="1A6D8F49" w14:textId="77777777" w:rsidR="00895AB4" w:rsidRPr="00BD5FDB" w:rsidRDefault="000D4A1B" w:rsidP="002D6FD7">
            <w:pPr>
              <w:pStyle w:val="Other0"/>
            </w:pPr>
            <w:r w:rsidRPr="00BD5FDB">
              <w:rPr>
                <w:rStyle w:val="Other"/>
              </w:rPr>
              <w:t>userArea.DatePositionTaken tag</w:t>
            </w:r>
          </w:p>
        </w:tc>
        <w:tc>
          <w:tcPr>
            <w:tcW w:w="3607" w:type="dxa"/>
            <w:gridSpan w:val="3"/>
            <w:tcBorders>
              <w:top w:val="single" w:sz="4" w:space="0" w:color="auto"/>
              <w:left w:val="single" w:sz="4" w:space="0" w:color="auto"/>
              <w:right w:val="single" w:sz="4" w:space="0" w:color="auto"/>
            </w:tcBorders>
          </w:tcPr>
          <w:p w14:paraId="781EB603" w14:textId="427DD259" w:rsidR="00895AB4" w:rsidRPr="00BD5FDB" w:rsidRDefault="009710C9" w:rsidP="002D6FD7">
            <w:pPr>
              <w:pStyle w:val="Other0"/>
              <w:tabs>
                <w:tab w:val="left" w:pos="139"/>
              </w:tabs>
            </w:pPr>
            <w:r w:rsidRPr="00BD5FDB">
              <w:t>&gt;</w:t>
            </w:r>
            <w:r w:rsidRPr="00BD5FDB">
              <w:tab/>
            </w:r>
            <w:r w:rsidRPr="00BD5FDB">
              <w:rPr>
                <w:rStyle w:val="Other"/>
              </w:rPr>
              <w:t>date of taking up position</w:t>
            </w:r>
          </w:p>
          <w:p w14:paraId="4D3990C4" w14:textId="2302EE54" w:rsidR="00895AB4" w:rsidRPr="00BD5FDB" w:rsidRDefault="009710C9" w:rsidP="002D6FD7">
            <w:pPr>
              <w:pStyle w:val="Other0"/>
              <w:tabs>
                <w:tab w:val="left" w:pos="139"/>
              </w:tabs>
            </w:pPr>
            <w:r w:rsidRPr="00BD5FDB">
              <w:t>&gt;</w:t>
            </w:r>
            <w:r w:rsidRPr="00BD5FDB">
              <w:tab/>
            </w:r>
            <w:r w:rsidRPr="00BD5FDB">
              <w:rPr>
                <w:rStyle w:val="Other"/>
              </w:rPr>
              <w:t>greater than or equal to today's date</w:t>
            </w:r>
          </w:p>
        </w:tc>
      </w:tr>
      <w:tr w:rsidR="00895AB4" w:rsidRPr="00BD5FDB" w14:paraId="7187F10F" w14:textId="77777777" w:rsidTr="00AC70B6">
        <w:trPr>
          <w:gridAfter w:val="1"/>
          <w:wAfter w:w="6" w:type="dxa"/>
          <w:jc w:val="center"/>
        </w:trPr>
        <w:tc>
          <w:tcPr>
            <w:tcW w:w="429" w:type="dxa"/>
            <w:tcBorders>
              <w:top w:val="single" w:sz="4" w:space="0" w:color="auto"/>
              <w:left w:val="single" w:sz="4" w:space="0" w:color="auto"/>
              <w:bottom w:val="single" w:sz="4" w:space="0" w:color="auto"/>
            </w:tcBorders>
          </w:tcPr>
          <w:p w14:paraId="52541A86" w14:textId="77777777" w:rsidR="00895AB4" w:rsidRPr="00BD5FDB" w:rsidRDefault="000D4A1B" w:rsidP="002D6FD7">
            <w:pPr>
              <w:pStyle w:val="Other0"/>
            </w:pPr>
            <w:r w:rsidRPr="00BD5FDB">
              <w:rPr>
                <w:rStyle w:val="Other"/>
              </w:rPr>
              <w:t>403</w:t>
            </w:r>
          </w:p>
        </w:tc>
        <w:tc>
          <w:tcPr>
            <w:tcW w:w="3613" w:type="dxa"/>
            <w:tcBorders>
              <w:top w:val="single" w:sz="4" w:space="0" w:color="auto"/>
              <w:left w:val="single" w:sz="4" w:space="0" w:color="auto"/>
              <w:bottom w:val="single" w:sz="4" w:space="0" w:color="auto"/>
            </w:tcBorders>
          </w:tcPr>
          <w:p w14:paraId="7F8A78A4" w14:textId="77777777" w:rsidR="00895AB4" w:rsidRPr="00BD5FDB" w:rsidRDefault="000D4A1B" w:rsidP="002D6FD7">
            <w:pPr>
              <w:pStyle w:val="Other0"/>
              <w:ind w:right="306"/>
            </w:pPr>
            <w:r w:rsidRPr="00BD5FDB">
              <w:rPr>
                <w:rStyle w:val="Other"/>
              </w:rPr>
              <w:t>API_403_INVALID_RELEASE_DATE _ERROR</w:t>
            </w:r>
          </w:p>
        </w:tc>
        <w:tc>
          <w:tcPr>
            <w:tcW w:w="2671" w:type="dxa"/>
            <w:tcBorders>
              <w:top w:val="single" w:sz="4" w:space="0" w:color="auto"/>
              <w:left w:val="single" w:sz="4" w:space="0" w:color="auto"/>
              <w:bottom w:val="single" w:sz="4" w:space="0" w:color="auto"/>
            </w:tcBorders>
          </w:tcPr>
          <w:p w14:paraId="7E433658" w14:textId="77777777" w:rsidR="00895AB4" w:rsidRPr="00BD5FDB" w:rsidRDefault="000D4A1B" w:rsidP="002D6FD7">
            <w:pPr>
              <w:pStyle w:val="Other0"/>
            </w:pPr>
            <w:r w:rsidRPr="00BD5FDB">
              <w:rPr>
                <w:rStyle w:val="Other"/>
              </w:rPr>
              <w:t>userArea.ReleaseDate tag</w:t>
            </w:r>
          </w:p>
        </w:tc>
        <w:tc>
          <w:tcPr>
            <w:tcW w:w="3607" w:type="dxa"/>
            <w:gridSpan w:val="3"/>
            <w:tcBorders>
              <w:top w:val="single" w:sz="4" w:space="0" w:color="auto"/>
              <w:left w:val="single" w:sz="4" w:space="0" w:color="auto"/>
              <w:bottom w:val="single" w:sz="4" w:space="0" w:color="auto"/>
              <w:right w:val="single" w:sz="4" w:space="0" w:color="auto"/>
            </w:tcBorders>
          </w:tcPr>
          <w:p w14:paraId="7388B717" w14:textId="632BD122" w:rsidR="00895AB4" w:rsidRPr="00BD5FDB" w:rsidRDefault="009710C9" w:rsidP="002D6FD7">
            <w:pPr>
              <w:pStyle w:val="Other0"/>
              <w:tabs>
                <w:tab w:val="left" w:pos="139"/>
              </w:tabs>
            </w:pPr>
            <w:r w:rsidRPr="00BD5FDB">
              <w:t>&gt;</w:t>
            </w:r>
            <w:r w:rsidRPr="00BD5FDB">
              <w:tab/>
            </w:r>
            <w:r w:rsidRPr="00BD5FDB">
              <w:rPr>
                <w:rStyle w:val="Other"/>
              </w:rPr>
              <w:t>date of publication of the offer</w:t>
            </w:r>
          </w:p>
          <w:p w14:paraId="5EE4E790" w14:textId="7FD32B29" w:rsidR="00895AB4" w:rsidRPr="00BD5FDB" w:rsidRDefault="009710C9" w:rsidP="002D6FD7">
            <w:pPr>
              <w:pStyle w:val="Other0"/>
              <w:tabs>
                <w:tab w:val="left" w:pos="139"/>
              </w:tabs>
            </w:pPr>
            <w:r w:rsidRPr="00BD5FDB">
              <w:t>&gt;</w:t>
            </w:r>
            <w:r w:rsidRPr="00BD5FDB">
              <w:tab/>
            </w:r>
            <w:r w:rsidRPr="00BD5FDB">
              <w:rPr>
                <w:rStyle w:val="Other"/>
              </w:rPr>
              <w:t>greater than or equal to today's date</w:t>
            </w:r>
          </w:p>
          <w:p w14:paraId="0E94630C" w14:textId="6850D39D" w:rsidR="00895AB4" w:rsidRPr="00BD5FDB" w:rsidRDefault="009710C9" w:rsidP="002D6FD7">
            <w:pPr>
              <w:pStyle w:val="Other0"/>
              <w:tabs>
                <w:tab w:val="left" w:pos="139"/>
              </w:tabs>
            </w:pPr>
            <w:r w:rsidRPr="00BD5FDB">
              <w:t>&gt;</w:t>
            </w:r>
            <w:r w:rsidRPr="00BD5FDB">
              <w:tab/>
            </w:r>
            <w:r w:rsidRPr="00BD5FDB">
              <w:rPr>
                <w:rStyle w:val="Other"/>
              </w:rPr>
              <w:t>less than or equal to today's date + 60 days</w:t>
            </w:r>
          </w:p>
          <w:p w14:paraId="6DA86DC4" w14:textId="04B9D5EF" w:rsidR="00895AB4" w:rsidRPr="00BD5FDB" w:rsidRDefault="009710C9" w:rsidP="002D6FD7">
            <w:pPr>
              <w:pStyle w:val="Other0"/>
              <w:tabs>
                <w:tab w:val="left" w:pos="139"/>
              </w:tabs>
            </w:pPr>
            <w:r w:rsidRPr="00BD5FDB">
              <w:t>&gt;</w:t>
            </w:r>
            <w:r w:rsidRPr="00BD5FDB">
              <w:tab/>
            </w:r>
            <w:r w:rsidRPr="00BD5FDB">
              <w:rPr>
                <w:rStyle w:val="Other"/>
              </w:rPr>
              <w:t>less than the date of taking up the position</w:t>
            </w:r>
          </w:p>
        </w:tc>
      </w:tr>
      <w:tr w:rsidR="00B81BE8" w:rsidRPr="00BD5FDB" w14:paraId="2DF7AE90" w14:textId="77777777" w:rsidTr="00AC70B6">
        <w:trPr>
          <w:jc w:val="center"/>
        </w:trPr>
        <w:tc>
          <w:tcPr>
            <w:tcW w:w="429" w:type="dxa"/>
            <w:tcBorders>
              <w:top w:val="single" w:sz="4" w:space="0" w:color="auto"/>
              <w:left w:val="single" w:sz="4" w:space="0" w:color="auto"/>
            </w:tcBorders>
          </w:tcPr>
          <w:p w14:paraId="0737CC35" w14:textId="77777777" w:rsidR="00B81BE8" w:rsidRPr="00BD5FDB" w:rsidRDefault="00B81BE8" w:rsidP="00AC70B6">
            <w:pPr>
              <w:pStyle w:val="Other0"/>
            </w:pPr>
            <w:r w:rsidRPr="00BD5FDB">
              <w:rPr>
                <w:rStyle w:val="Other"/>
              </w:rPr>
              <w:t>404</w:t>
            </w:r>
          </w:p>
        </w:tc>
        <w:tc>
          <w:tcPr>
            <w:tcW w:w="3613" w:type="dxa"/>
            <w:tcBorders>
              <w:top w:val="single" w:sz="4" w:space="0" w:color="auto"/>
              <w:left w:val="single" w:sz="4" w:space="0" w:color="auto"/>
            </w:tcBorders>
          </w:tcPr>
          <w:p w14:paraId="02A1B532" w14:textId="77777777" w:rsidR="00B81BE8" w:rsidRPr="0095354F" w:rsidRDefault="00B81BE8" w:rsidP="002D6FD7">
            <w:pPr>
              <w:pStyle w:val="Other0"/>
              <w:ind w:right="306"/>
              <w:rPr>
                <w:lang w:val="fr-FR"/>
              </w:rPr>
            </w:pPr>
            <w:r w:rsidRPr="00BD5FDB">
              <w:rPr>
                <w:rStyle w:val="Other"/>
                <w:lang w:val="fr-FR"/>
              </w:rPr>
              <w:t>API_404_INVALID_INTERLOCUTEUR_SUIVI _ERROR</w:t>
            </w:r>
          </w:p>
        </w:tc>
        <w:tc>
          <w:tcPr>
            <w:tcW w:w="2671" w:type="dxa"/>
            <w:vMerge w:val="restart"/>
            <w:tcBorders>
              <w:top w:val="single" w:sz="4" w:space="0" w:color="auto"/>
              <w:left w:val="single" w:sz="4" w:space="0" w:color="auto"/>
            </w:tcBorders>
          </w:tcPr>
          <w:p w14:paraId="10B0EB86" w14:textId="77777777" w:rsidR="00B81BE8" w:rsidRPr="0095354F" w:rsidRDefault="00B81BE8" w:rsidP="002D6FD7">
            <w:pPr>
              <w:pStyle w:val="Other0"/>
              <w:rPr>
                <w:lang w:val="fr-FR"/>
              </w:rPr>
            </w:pPr>
            <w:r w:rsidRPr="0095354F">
              <w:rPr>
                <w:rStyle w:val="Other"/>
                <w:lang w:val="fr-FR"/>
              </w:rPr>
              <w:t>SEP tag</w:t>
            </w:r>
          </w:p>
          <w:p w14:paraId="6E483B89" w14:textId="4DD308BF" w:rsidR="00B81BE8" w:rsidRPr="0095354F" w:rsidRDefault="00B81BE8" w:rsidP="008E7240">
            <w:pPr>
              <w:pStyle w:val="Other0"/>
              <w:tabs>
                <w:tab w:val="left" w:pos="148"/>
              </w:tabs>
              <w:rPr>
                <w:lang w:val="fr-FR"/>
              </w:rPr>
            </w:pPr>
            <w:r w:rsidRPr="0095354F">
              <w:rPr>
                <w:lang w:val="fr-FR"/>
              </w:rPr>
              <w:t>&gt;</w:t>
            </w:r>
            <w:r w:rsidRPr="0095354F">
              <w:rPr>
                <w:lang w:val="fr-FR"/>
              </w:rPr>
              <w:tab/>
            </w:r>
            <w:r w:rsidRPr="0095354F">
              <w:rPr>
                <w:rStyle w:val="Other"/>
                <w:lang w:val="fr-FR"/>
              </w:rPr>
              <w:t>howToApply.PersonName:</w:t>
            </w:r>
          </w:p>
          <w:p w14:paraId="6420EF07" w14:textId="1FA4AD35" w:rsidR="00B81BE8" w:rsidRPr="0095354F" w:rsidRDefault="00B81BE8" w:rsidP="008E7240">
            <w:pPr>
              <w:pStyle w:val="Other0"/>
              <w:tabs>
                <w:tab w:val="left" w:pos="148"/>
              </w:tabs>
              <w:rPr>
                <w:lang w:val="fr-FR"/>
              </w:rPr>
            </w:pPr>
            <w:r w:rsidRPr="0095354F">
              <w:rPr>
                <w:lang w:val="fr-FR"/>
              </w:rPr>
              <w:t>&gt;</w:t>
            </w:r>
            <w:r w:rsidRPr="0095354F">
              <w:rPr>
                <w:lang w:val="fr-FR"/>
              </w:rPr>
              <w:tab/>
            </w:r>
            <w:r w:rsidRPr="0095354F">
              <w:rPr>
                <w:rStyle w:val="Other"/>
                <w:lang w:val="fr-FR"/>
              </w:rPr>
              <w:t>.Affix type='formOfAdress'</w:t>
            </w:r>
          </w:p>
          <w:p w14:paraId="5E7ECDE9" w14:textId="2F6DBAD1" w:rsidR="00B81BE8" w:rsidRPr="0095354F" w:rsidRDefault="00B81BE8" w:rsidP="008E7240">
            <w:pPr>
              <w:pStyle w:val="Other0"/>
              <w:tabs>
                <w:tab w:val="left" w:pos="148"/>
              </w:tabs>
              <w:rPr>
                <w:lang w:val="fr-FR"/>
              </w:rPr>
            </w:pPr>
            <w:r w:rsidRPr="0095354F">
              <w:rPr>
                <w:lang w:val="fr-FR"/>
              </w:rPr>
              <w:t>&gt;</w:t>
            </w:r>
            <w:r w:rsidRPr="0095354F">
              <w:rPr>
                <w:lang w:val="fr-FR"/>
              </w:rPr>
              <w:tab/>
            </w:r>
            <w:r w:rsidRPr="0095354F">
              <w:rPr>
                <w:rStyle w:val="Other"/>
                <w:lang w:val="fr-FR"/>
              </w:rPr>
              <w:t>.GivenName</w:t>
            </w:r>
          </w:p>
          <w:p w14:paraId="41AE52D7" w14:textId="0A4FB8B5" w:rsidR="00B81BE8" w:rsidRPr="00BD5FDB" w:rsidRDefault="00B81BE8" w:rsidP="008E7240">
            <w:pPr>
              <w:pStyle w:val="Other0"/>
              <w:tabs>
                <w:tab w:val="left" w:pos="148"/>
              </w:tabs>
            </w:pPr>
            <w:r w:rsidRPr="00BD5FDB">
              <w:t>&gt;</w:t>
            </w:r>
            <w:r w:rsidRPr="00BD5FDB">
              <w:tab/>
            </w:r>
            <w:r w:rsidRPr="00BD5FDB">
              <w:rPr>
                <w:rStyle w:val="Other"/>
              </w:rPr>
              <w:t>.FamilyName</w:t>
            </w:r>
          </w:p>
          <w:p w14:paraId="57ACCADC" w14:textId="47906A6D" w:rsidR="00B81BE8" w:rsidRPr="00BD5FDB" w:rsidRDefault="00B81BE8" w:rsidP="008E7240">
            <w:pPr>
              <w:pStyle w:val="Other0"/>
              <w:tabs>
                <w:tab w:val="left" w:pos="148"/>
              </w:tabs>
            </w:pPr>
            <w:r w:rsidRPr="00BD5FDB">
              <w:t>&gt;</w:t>
            </w:r>
            <w:r w:rsidRPr="00BD5FDB">
              <w:tab/>
            </w:r>
            <w:r w:rsidRPr="00BD5FDB">
              <w:rPr>
                <w:rStyle w:val="Other"/>
              </w:rPr>
              <w:t>.Affix type='qualification'</w:t>
            </w:r>
          </w:p>
          <w:p w14:paraId="4B992F53" w14:textId="77777777" w:rsidR="00B81BE8" w:rsidRPr="00BD5FDB" w:rsidRDefault="00B81BE8" w:rsidP="008E7240">
            <w:pPr>
              <w:pStyle w:val="Other0"/>
              <w:tabs>
                <w:tab w:val="left" w:pos="148"/>
              </w:tabs>
              <w:rPr>
                <w:rStyle w:val="Other"/>
                <w:lang w:val="fr-FR"/>
              </w:rPr>
            </w:pPr>
          </w:p>
          <w:p w14:paraId="1AEF4213" w14:textId="38811897" w:rsidR="00B81BE8" w:rsidRPr="00BD5FDB" w:rsidRDefault="00B81BE8" w:rsidP="008E7240">
            <w:pPr>
              <w:pStyle w:val="Other0"/>
              <w:tabs>
                <w:tab w:val="left" w:pos="148"/>
              </w:tabs>
            </w:pPr>
            <w:r w:rsidRPr="00BD5FDB">
              <w:rPr>
                <w:rStyle w:val="Other"/>
              </w:rPr>
              <w:t>SIDES tag</w:t>
            </w:r>
          </w:p>
          <w:p w14:paraId="67C698CF" w14:textId="7EFDF387" w:rsidR="00B81BE8" w:rsidRPr="00BD5FDB" w:rsidRDefault="00B81BE8" w:rsidP="008E7240">
            <w:pPr>
              <w:pStyle w:val="Other0"/>
              <w:tabs>
                <w:tab w:val="left" w:pos="148"/>
              </w:tabs>
            </w:pPr>
            <w:r w:rsidRPr="00BD5FDB">
              <w:t>&gt;</w:t>
            </w:r>
            <w:r w:rsidRPr="00BD5FDB">
              <w:tab/>
            </w:r>
            <w:r w:rsidRPr="00BD5FDB">
              <w:rPr>
                <w:rStyle w:val="Other"/>
              </w:rPr>
              <w:t>positionContact.ContactInfo:</w:t>
            </w:r>
          </w:p>
          <w:p w14:paraId="48E12919" w14:textId="0F5AF409" w:rsidR="00B81BE8" w:rsidRPr="00BD5FDB" w:rsidRDefault="00B81BE8" w:rsidP="008E7240">
            <w:pPr>
              <w:pStyle w:val="Other0"/>
              <w:tabs>
                <w:tab w:val="left" w:pos="148"/>
              </w:tabs>
            </w:pPr>
            <w:r w:rsidRPr="00BD5FDB">
              <w:t>&gt;</w:t>
            </w:r>
            <w:r w:rsidRPr="00BD5FDB">
              <w:tab/>
            </w:r>
            <w:r w:rsidRPr="00BD5FDB">
              <w:rPr>
                <w:rStyle w:val="Other"/>
              </w:rPr>
              <w:t>.Affix type="formOfAdress"</w:t>
            </w:r>
          </w:p>
          <w:p w14:paraId="00F26D24" w14:textId="25F3A703" w:rsidR="00B81BE8" w:rsidRPr="00BD5FDB" w:rsidRDefault="00B81BE8" w:rsidP="008E7240">
            <w:pPr>
              <w:pStyle w:val="Other0"/>
              <w:tabs>
                <w:tab w:val="left" w:pos="148"/>
              </w:tabs>
            </w:pPr>
            <w:r w:rsidRPr="00BD5FDB">
              <w:t>&gt;</w:t>
            </w:r>
            <w:r w:rsidRPr="00BD5FDB">
              <w:tab/>
            </w:r>
            <w:r w:rsidRPr="00BD5FDB">
              <w:rPr>
                <w:rStyle w:val="Other"/>
              </w:rPr>
              <w:t>.GivenName</w:t>
            </w:r>
          </w:p>
          <w:p w14:paraId="6F51B55F" w14:textId="76DA0B62" w:rsidR="00B81BE8" w:rsidRPr="00BD5FDB" w:rsidRDefault="00B81BE8" w:rsidP="008E7240">
            <w:pPr>
              <w:pStyle w:val="Other0"/>
              <w:tabs>
                <w:tab w:val="left" w:pos="148"/>
              </w:tabs>
            </w:pPr>
            <w:r w:rsidRPr="00BD5FDB">
              <w:t>&gt;</w:t>
            </w:r>
            <w:r w:rsidRPr="00BD5FDB">
              <w:tab/>
            </w:r>
            <w:r w:rsidRPr="00BD5FDB">
              <w:rPr>
                <w:rStyle w:val="Other"/>
              </w:rPr>
              <w:t>.FamilyName</w:t>
            </w:r>
          </w:p>
          <w:p w14:paraId="2CA7FFAA" w14:textId="7BDA0AB7" w:rsidR="00B81BE8" w:rsidRPr="00BD5FDB" w:rsidRDefault="00B81BE8" w:rsidP="008E7240">
            <w:pPr>
              <w:pStyle w:val="Other0"/>
              <w:tabs>
                <w:tab w:val="left" w:pos="148"/>
              </w:tabs>
            </w:pPr>
            <w:r w:rsidRPr="00BD5FDB">
              <w:t>&gt;</w:t>
            </w:r>
            <w:r w:rsidRPr="00BD5FDB">
              <w:tab/>
            </w:r>
            <w:r w:rsidRPr="00BD5FDB">
              <w:rPr>
                <w:rStyle w:val="Other"/>
              </w:rPr>
              <w:t>.Affix type="qualification"</w:t>
            </w:r>
          </w:p>
        </w:tc>
        <w:tc>
          <w:tcPr>
            <w:tcW w:w="3613" w:type="dxa"/>
            <w:gridSpan w:val="4"/>
            <w:vMerge w:val="restart"/>
            <w:tcBorders>
              <w:top w:val="single" w:sz="4" w:space="0" w:color="auto"/>
              <w:left w:val="single" w:sz="4" w:space="0" w:color="auto"/>
              <w:right w:val="single" w:sz="4" w:space="0" w:color="auto"/>
            </w:tcBorders>
          </w:tcPr>
          <w:p w14:paraId="4407EF67" w14:textId="1DF93103" w:rsidR="00B81BE8" w:rsidRPr="00BD5FDB" w:rsidRDefault="00B81BE8" w:rsidP="002D6FD7">
            <w:pPr>
              <w:pStyle w:val="Other0"/>
              <w:tabs>
                <w:tab w:val="left" w:pos="134"/>
              </w:tabs>
            </w:pPr>
            <w:r w:rsidRPr="00BD5FDB">
              <w:t>&gt;</w:t>
            </w:r>
            <w:r w:rsidRPr="00BD5FDB">
              <w:tab/>
            </w:r>
            <w:r w:rsidRPr="00BD5FDB">
              <w:rPr>
                <w:rStyle w:val="Other"/>
              </w:rPr>
              <w:t>optional</w:t>
            </w:r>
          </w:p>
          <w:p w14:paraId="7F7829AA" w14:textId="4BB5F15C" w:rsidR="00B81BE8" w:rsidRPr="00BD5FDB" w:rsidRDefault="00B81BE8" w:rsidP="002D6FD7">
            <w:pPr>
              <w:pStyle w:val="Other0"/>
              <w:tabs>
                <w:tab w:val="left" w:pos="134"/>
              </w:tabs>
            </w:pPr>
            <w:r w:rsidRPr="00BD5FDB">
              <w:t>&gt;</w:t>
            </w:r>
            <w:r w:rsidRPr="00BD5FDB">
              <w:tab/>
            </w:r>
            <w:r w:rsidRPr="00BD5FDB">
              <w:rPr>
                <w:rStyle w:val="Other"/>
              </w:rPr>
              <w:t>if completed, then civil status/given name/family name/job title are mandatory</w:t>
            </w:r>
          </w:p>
          <w:p w14:paraId="3FE36A80" w14:textId="2E855260" w:rsidR="00B81BE8" w:rsidRPr="00BD5FDB" w:rsidRDefault="00B81BE8" w:rsidP="002D6FD7">
            <w:pPr>
              <w:pStyle w:val="Other0"/>
              <w:tabs>
                <w:tab w:val="left" w:pos="134"/>
              </w:tabs>
            </w:pPr>
            <w:r w:rsidRPr="00BD5FDB">
              <w:t>&gt;</w:t>
            </w:r>
            <w:r w:rsidRPr="00BD5FDB">
              <w:tab/>
            </w:r>
            <w:r w:rsidRPr="00BD5FDB">
              <w:rPr>
                <w:rStyle w:val="Other"/>
              </w:rPr>
              <w:t>the civil status is defined in the CIVILITE_DOMAIN value domain</w:t>
            </w:r>
          </w:p>
          <w:p w14:paraId="12798133" w14:textId="606582B5" w:rsidR="00B81BE8" w:rsidRPr="00BD5FDB" w:rsidRDefault="00B81BE8" w:rsidP="002D6FD7">
            <w:pPr>
              <w:pStyle w:val="Other0"/>
              <w:tabs>
                <w:tab w:val="left" w:pos="134"/>
              </w:tabs>
            </w:pPr>
            <w:r w:rsidRPr="00BD5FDB">
              <w:t>&gt;</w:t>
            </w:r>
            <w:r w:rsidRPr="00BD5FDB">
              <w:tab/>
            </w:r>
            <w:r w:rsidRPr="00BD5FDB">
              <w:rPr>
                <w:rStyle w:val="Other"/>
              </w:rPr>
              <w:t>job title: maximum 80 characters</w:t>
            </w:r>
          </w:p>
          <w:p w14:paraId="4CD1BEDF" w14:textId="77777777" w:rsidR="00B81BE8" w:rsidRPr="00BD5FDB" w:rsidRDefault="00B81BE8" w:rsidP="00AC70B6">
            <w:pPr>
              <w:pStyle w:val="Other0"/>
              <w:tabs>
                <w:tab w:val="left" w:pos="134"/>
              </w:tabs>
            </w:pPr>
            <w:r w:rsidRPr="00BD5FDB">
              <w:t>&gt;</w:t>
            </w:r>
            <w:r w:rsidRPr="00BD5FDB">
              <w:tab/>
            </w:r>
            <w:r w:rsidRPr="00BD5FDB">
              <w:rPr>
                <w:rStyle w:val="Other"/>
              </w:rPr>
              <w:t>given name: maximum 30 characters and must verify the regular expression:</w:t>
            </w:r>
          </w:p>
          <w:p w14:paraId="406651F9" w14:textId="77777777" w:rsidR="00B81BE8" w:rsidRPr="00BD5FDB" w:rsidRDefault="00B81BE8" w:rsidP="00B81BE8">
            <w:pPr>
              <w:pStyle w:val="Other0"/>
              <w:jc w:val="center"/>
              <w:rPr>
                <w:rStyle w:val="Other"/>
              </w:rPr>
            </w:pPr>
            <w:r w:rsidRPr="00BD5FDB">
              <w:rPr>
                <w:noProof/>
              </w:rPr>
              <w:drawing>
                <wp:inline distT="0" distB="0" distL="0" distR="0" wp14:anchorId="12971893" wp14:editId="3C5A6468">
                  <wp:extent cx="1873292" cy="563755"/>
                  <wp:effectExtent l="0" t="0" r="0" b="8255"/>
                  <wp:docPr id="6695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637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3741" cy="572918"/>
                          </a:xfrm>
                          <a:prstGeom prst="rect">
                            <a:avLst/>
                          </a:prstGeom>
                        </pic:spPr>
                      </pic:pic>
                    </a:graphicData>
                  </a:graphic>
                </wp:inline>
              </w:drawing>
            </w:r>
          </w:p>
          <w:p w14:paraId="43C0AD9C" w14:textId="5255CB55" w:rsidR="00B81BE8" w:rsidRPr="00BD5FDB" w:rsidRDefault="00B81BE8" w:rsidP="002D6FD7">
            <w:pPr>
              <w:pStyle w:val="Other0"/>
            </w:pPr>
            <w:r w:rsidRPr="00BD5FDB">
              <w:rPr>
                <w:rStyle w:val="Other"/>
              </w:rPr>
              <w:t>&gt; family name: maximum 30 characters and must verify the regular expression:</w:t>
            </w:r>
          </w:p>
          <w:p w14:paraId="6EBEEF85" w14:textId="4F90D95E" w:rsidR="00B81BE8" w:rsidRPr="00BD5FDB" w:rsidRDefault="00B81BE8" w:rsidP="00B81BE8">
            <w:pPr>
              <w:jc w:val="center"/>
            </w:pPr>
            <w:r w:rsidRPr="00BD5FDB">
              <w:rPr>
                <w:noProof/>
              </w:rPr>
              <w:drawing>
                <wp:inline distT="0" distB="0" distL="0" distR="0" wp14:anchorId="02EFD002" wp14:editId="025B7695">
                  <wp:extent cx="1873440" cy="563799"/>
                  <wp:effectExtent l="0" t="0" r="0" b="8255"/>
                  <wp:docPr id="51857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672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73440" cy="563799"/>
                          </a:xfrm>
                          <a:prstGeom prst="rect">
                            <a:avLst/>
                          </a:prstGeom>
                        </pic:spPr>
                      </pic:pic>
                    </a:graphicData>
                  </a:graphic>
                </wp:inline>
              </w:drawing>
            </w:r>
          </w:p>
        </w:tc>
      </w:tr>
      <w:tr w:rsidR="00B81BE8" w:rsidRPr="00BD5FDB" w14:paraId="6B26B314" w14:textId="77777777" w:rsidTr="00E9062F">
        <w:trPr>
          <w:jc w:val="center"/>
        </w:trPr>
        <w:tc>
          <w:tcPr>
            <w:tcW w:w="429" w:type="dxa"/>
            <w:tcBorders>
              <w:left w:val="single" w:sz="4" w:space="0" w:color="auto"/>
            </w:tcBorders>
          </w:tcPr>
          <w:p w14:paraId="11F09DDC" w14:textId="77777777" w:rsidR="00B81BE8" w:rsidRPr="00BD5FDB" w:rsidRDefault="00B81BE8" w:rsidP="002D6FD7">
            <w:pPr>
              <w:ind w:right="306"/>
              <w:rPr>
                <w:sz w:val="10"/>
                <w:szCs w:val="10"/>
                <w:lang w:val="fr-FR"/>
              </w:rPr>
            </w:pPr>
          </w:p>
        </w:tc>
        <w:tc>
          <w:tcPr>
            <w:tcW w:w="3613" w:type="dxa"/>
            <w:tcBorders>
              <w:left w:val="single" w:sz="4" w:space="0" w:color="auto"/>
            </w:tcBorders>
          </w:tcPr>
          <w:p w14:paraId="56E4C8B4" w14:textId="77777777" w:rsidR="00B81BE8" w:rsidRPr="00BD5FDB" w:rsidRDefault="00B81BE8" w:rsidP="002D6FD7">
            <w:pPr>
              <w:ind w:right="306"/>
              <w:rPr>
                <w:sz w:val="10"/>
                <w:szCs w:val="10"/>
                <w:lang w:val="fr-FR"/>
              </w:rPr>
            </w:pPr>
          </w:p>
        </w:tc>
        <w:tc>
          <w:tcPr>
            <w:tcW w:w="2671" w:type="dxa"/>
            <w:vMerge/>
            <w:tcBorders>
              <w:left w:val="single" w:sz="4" w:space="0" w:color="auto"/>
            </w:tcBorders>
          </w:tcPr>
          <w:p w14:paraId="21F47BAE" w14:textId="77777777" w:rsidR="00B81BE8" w:rsidRPr="00BD5FDB" w:rsidRDefault="00B81BE8" w:rsidP="002D6FD7">
            <w:pPr>
              <w:rPr>
                <w:lang w:val="fr-FR"/>
              </w:rPr>
            </w:pPr>
          </w:p>
        </w:tc>
        <w:tc>
          <w:tcPr>
            <w:tcW w:w="3613" w:type="dxa"/>
            <w:gridSpan w:val="4"/>
            <w:vMerge/>
            <w:tcBorders>
              <w:left w:val="single" w:sz="4" w:space="0" w:color="auto"/>
              <w:right w:val="single" w:sz="4" w:space="0" w:color="auto"/>
            </w:tcBorders>
          </w:tcPr>
          <w:p w14:paraId="69A49CF8" w14:textId="4F5D63FD" w:rsidR="00B81BE8" w:rsidRPr="00BD5FDB" w:rsidRDefault="00B81BE8" w:rsidP="002D6FD7">
            <w:pPr>
              <w:rPr>
                <w:sz w:val="10"/>
                <w:szCs w:val="10"/>
                <w:lang w:val="fr-FR"/>
              </w:rPr>
            </w:pPr>
          </w:p>
        </w:tc>
      </w:tr>
      <w:tr w:rsidR="00B81BE8" w:rsidRPr="00BD5FDB" w14:paraId="1D995357" w14:textId="77777777" w:rsidTr="00AC70B6">
        <w:trPr>
          <w:jc w:val="center"/>
        </w:trPr>
        <w:tc>
          <w:tcPr>
            <w:tcW w:w="429" w:type="dxa"/>
            <w:tcBorders>
              <w:left w:val="single" w:sz="4" w:space="0" w:color="auto"/>
            </w:tcBorders>
          </w:tcPr>
          <w:p w14:paraId="46B0F010" w14:textId="77777777" w:rsidR="00B81BE8" w:rsidRPr="00BD5FDB" w:rsidRDefault="00B81BE8" w:rsidP="002D6FD7">
            <w:pPr>
              <w:ind w:right="306"/>
              <w:rPr>
                <w:sz w:val="10"/>
                <w:szCs w:val="10"/>
                <w:lang w:val="fr-FR"/>
              </w:rPr>
            </w:pPr>
          </w:p>
        </w:tc>
        <w:tc>
          <w:tcPr>
            <w:tcW w:w="3613" w:type="dxa"/>
            <w:tcBorders>
              <w:left w:val="single" w:sz="4" w:space="0" w:color="auto"/>
            </w:tcBorders>
          </w:tcPr>
          <w:p w14:paraId="0CF681F0" w14:textId="77777777" w:rsidR="00B81BE8" w:rsidRPr="00BD5FDB" w:rsidRDefault="00B81BE8" w:rsidP="002D6FD7">
            <w:pPr>
              <w:ind w:right="306"/>
              <w:rPr>
                <w:sz w:val="10"/>
                <w:szCs w:val="10"/>
                <w:lang w:val="fr-FR"/>
              </w:rPr>
            </w:pPr>
          </w:p>
        </w:tc>
        <w:tc>
          <w:tcPr>
            <w:tcW w:w="2671" w:type="dxa"/>
            <w:vMerge/>
            <w:tcBorders>
              <w:left w:val="single" w:sz="4" w:space="0" w:color="auto"/>
            </w:tcBorders>
          </w:tcPr>
          <w:p w14:paraId="67E38BC8" w14:textId="77777777" w:rsidR="00B81BE8" w:rsidRPr="00BD5FDB" w:rsidRDefault="00B81BE8" w:rsidP="002D6FD7">
            <w:pPr>
              <w:rPr>
                <w:lang w:val="fr-FR"/>
              </w:rPr>
            </w:pPr>
          </w:p>
        </w:tc>
        <w:tc>
          <w:tcPr>
            <w:tcW w:w="3613" w:type="dxa"/>
            <w:gridSpan w:val="4"/>
            <w:vMerge/>
            <w:tcBorders>
              <w:left w:val="single" w:sz="4" w:space="0" w:color="auto"/>
              <w:right w:val="single" w:sz="4" w:space="0" w:color="auto"/>
            </w:tcBorders>
          </w:tcPr>
          <w:p w14:paraId="1F766F52" w14:textId="64228435" w:rsidR="00B81BE8" w:rsidRPr="00BD5FDB" w:rsidRDefault="00B81BE8" w:rsidP="002D6FD7">
            <w:pPr>
              <w:rPr>
                <w:lang w:val="fr-FR"/>
              </w:rPr>
            </w:pPr>
          </w:p>
        </w:tc>
      </w:tr>
      <w:tr w:rsidR="00B81BE8" w:rsidRPr="00BD5FDB" w14:paraId="22CB70D5" w14:textId="77777777" w:rsidTr="00E9062F">
        <w:trPr>
          <w:jc w:val="center"/>
        </w:trPr>
        <w:tc>
          <w:tcPr>
            <w:tcW w:w="429" w:type="dxa"/>
            <w:tcBorders>
              <w:left w:val="single" w:sz="4" w:space="0" w:color="auto"/>
            </w:tcBorders>
          </w:tcPr>
          <w:p w14:paraId="1E1EED13" w14:textId="77777777" w:rsidR="00B81BE8" w:rsidRPr="00BD5FDB" w:rsidRDefault="00B81BE8" w:rsidP="002D6FD7">
            <w:pPr>
              <w:ind w:right="306"/>
              <w:rPr>
                <w:sz w:val="10"/>
                <w:szCs w:val="10"/>
                <w:lang w:val="fr-FR"/>
              </w:rPr>
            </w:pPr>
          </w:p>
        </w:tc>
        <w:tc>
          <w:tcPr>
            <w:tcW w:w="3613" w:type="dxa"/>
            <w:tcBorders>
              <w:left w:val="single" w:sz="4" w:space="0" w:color="auto"/>
            </w:tcBorders>
          </w:tcPr>
          <w:p w14:paraId="2379BBC9" w14:textId="77777777" w:rsidR="00B81BE8" w:rsidRPr="00BD5FDB" w:rsidRDefault="00B81BE8" w:rsidP="002D6FD7">
            <w:pPr>
              <w:ind w:right="306"/>
              <w:rPr>
                <w:sz w:val="10"/>
                <w:szCs w:val="10"/>
                <w:lang w:val="fr-FR"/>
              </w:rPr>
            </w:pPr>
          </w:p>
        </w:tc>
        <w:tc>
          <w:tcPr>
            <w:tcW w:w="2671" w:type="dxa"/>
            <w:tcBorders>
              <w:left w:val="single" w:sz="4" w:space="0" w:color="auto"/>
            </w:tcBorders>
          </w:tcPr>
          <w:p w14:paraId="1025C53F" w14:textId="77777777" w:rsidR="00B81BE8" w:rsidRPr="00BD5FDB" w:rsidRDefault="00B81BE8" w:rsidP="002D6FD7">
            <w:pPr>
              <w:rPr>
                <w:sz w:val="10"/>
                <w:szCs w:val="10"/>
                <w:lang w:val="fr-FR"/>
              </w:rPr>
            </w:pPr>
          </w:p>
        </w:tc>
        <w:tc>
          <w:tcPr>
            <w:tcW w:w="3613" w:type="dxa"/>
            <w:gridSpan w:val="4"/>
            <w:vMerge/>
            <w:tcBorders>
              <w:left w:val="single" w:sz="4" w:space="0" w:color="auto"/>
              <w:right w:val="single" w:sz="4" w:space="0" w:color="auto"/>
            </w:tcBorders>
          </w:tcPr>
          <w:p w14:paraId="3AA9E538" w14:textId="16E62EBA" w:rsidR="00B81BE8" w:rsidRPr="00BD5FDB" w:rsidRDefault="00B81BE8" w:rsidP="002D6FD7">
            <w:pPr>
              <w:rPr>
                <w:sz w:val="10"/>
                <w:szCs w:val="10"/>
                <w:lang w:val="fr-FR"/>
              </w:rPr>
            </w:pPr>
          </w:p>
        </w:tc>
      </w:tr>
      <w:tr w:rsidR="00B81BE8" w:rsidRPr="00BD5FDB" w14:paraId="146980F1" w14:textId="77777777" w:rsidTr="00B81BE8">
        <w:trPr>
          <w:trHeight w:val="1519"/>
          <w:jc w:val="center"/>
        </w:trPr>
        <w:tc>
          <w:tcPr>
            <w:tcW w:w="429" w:type="dxa"/>
            <w:tcBorders>
              <w:left w:val="single" w:sz="4" w:space="0" w:color="auto"/>
              <w:bottom w:val="single" w:sz="4" w:space="0" w:color="auto"/>
            </w:tcBorders>
          </w:tcPr>
          <w:p w14:paraId="71B46CE6" w14:textId="77777777" w:rsidR="00B81BE8" w:rsidRPr="00BD5FDB" w:rsidRDefault="00B81BE8" w:rsidP="002D6FD7">
            <w:pPr>
              <w:ind w:right="306"/>
              <w:rPr>
                <w:sz w:val="10"/>
                <w:szCs w:val="10"/>
                <w:lang w:val="fr-FR"/>
              </w:rPr>
            </w:pPr>
          </w:p>
        </w:tc>
        <w:tc>
          <w:tcPr>
            <w:tcW w:w="3613" w:type="dxa"/>
            <w:tcBorders>
              <w:left w:val="single" w:sz="4" w:space="0" w:color="auto"/>
              <w:bottom w:val="single" w:sz="4" w:space="0" w:color="auto"/>
            </w:tcBorders>
          </w:tcPr>
          <w:p w14:paraId="31C2A55F" w14:textId="77777777" w:rsidR="00B81BE8" w:rsidRPr="00BD5FDB" w:rsidRDefault="00B81BE8" w:rsidP="002D6FD7">
            <w:pPr>
              <w:ind w:right="306"/>
              <w:rPr>
                <w:sz w:val="10"/>
                <w:szCs w:val="10"/>
                <w:lang w:val="fr-FR"/>
              </w:rPr>
            </w:pPr>
          </w:p>
        </w:tc>
        <w:tc>
          <w:tcPr>
            <w:tcW w:w="2671" w:type="dxa"/>
            <w:tcBorders>
              <w:left w:val="single" w:sz="4" w:space="0" w:color="auto"/>
              <w:bottom w:val="single" w:sz="4" w:space="0" w:color="auto"/>
            </w:tcBorders>
          </w:tcPr>
          <w:p w14:paraId="134F040F" w14:textId="77777777" w:rsidR="00B81BE8" w:rsidRPr="00BD5FDB" w:rsidRDefault="00B81BE8" w:rsidP="002D6FD7">
            <w:pPr>
              <w:rPr>
                <w:sz w:val="10"/>
                <w:szCs w:val="10"/>
                <w:lang w:val="fr-FR"/>
              </w:rPr>
            </w:pPr>
          </w:p>
        </w:tc>
        <w:tc>
          <w:tcPr>
            <w:tcW w:w="3613" w:type="dxa"/>
            <w:gridSpan w:val="4"/>
            <w:vMerge/>
            <w:tcBorders>
              <w:left w:val="single" w:sz="4" w:space="0" w:color="auto"/>
              <w:right w:val="single" w:sz="4" w:space="0" w:color="auto"/>
            </w:tcBorders>
          </w:tcPr>
          <w:p w14:paraId="2A86E770" w14:textId="77777777" w:rsidR="00B81BE8" w:rsidRPr="00BD5FDB" w:rsidRDefault="00B81BE8" w:rsidP="002D6FD7">
            <w:pPr>
              <w:rPr>
                <w:sz w:val="10"/>
                <w:szCs w:val="10"/>
                <w:lang w:val="fr-FR"/>
              </w:rPr>
            </w:pPr>
          </w:p>
        </w:tc>
      </w:tr>
      <w:tr w:rsidR="00895AB4" w:rsidRPr="00BD5FDB" w14:paraId="3CA936B5" w14:textId="77777777" w:rsidTr="00AC70B6">
        <w:trPr>
          <w:jc w:val="center"/>
        </w:trPr>
        <w:tc>
          <w:tcPr>
            <w:tcW w:w="429" w:type="dxa"/>
            <w:tcBorders>
              <w:top w:val="single" w:sz="4" w:space="0" w:color="auto"/>
              <w:left w:val="single" w:sz="4" w:space="0" w:color="auto"/>
            </w:tcBorders>
          </w:tcPr>
          <w:p w14:paraId="2E845B71" w14:textId="77777777" w:rsidR="00895AB4" w:rsidRPr="00BD5FDB" w:rsidRDefault="000D4A1B" w:rsidP="00AC70B6">
            <w:pPr>
              <w:pStyle w:val="Other0"/>
            </w:pPr>
            <w:r w:rsidRPr="00BD5FDB">
              <w:rPr>
                <w:rStyle w:val="Other"/>
              </w:rPr>
              <w:t>405</w:t>
            </w:r>
          </w:p>
        </w:tc>
        <w:tc>
          <w:tcPr>
            <w:tcW w:w="3613" w:type="dxa"/>
            <w:tcBorders>
              <w:top w:val="single" w:sz="4" w:space="0" w:color="auto"/>
              <w:left w:val="single" w:sz="4" w:space="0" w:color="auto"/>
            </w:tcBorders>
          </w:tcPr>
          <w:p w14:paraId="26B4D93E" w14:textId="77777777" w:rsidR="00895AB4" w:rsidRPr="008907E5" w:rsidRDefault="000D4A1B" w:rsidP="002D6FD7">
            <w:pPr>
              <w:pStyle w:val="Other0"/>
              <w:ind w:right="306"/>
              <w:rPr>
                <w:lang w:val="fr-FR"/>
                <w:rPrChange w:id="15" w:author="Quitterie SENECAL" w:date="2024-05-31T18:11:00Z" w16du:dateUtc="2024-05-31T16:11:00Z">
                  <w:rPr/>
                </w:rPrChange>
              </w:rPr>
            </w:pPr>
            <w:r w:rsidRPr="00BD5FDB">
              <w:rPr>
                <w:rStyle w:val="Other"/>
                <w:lang w:val="fr-FR"/>
              </w:rPr>
              <w:t>API_405_INVALID_TEMPS_PARTIEL _ERROR</w:t>
            </w:r>
          </w:p>
        </w:tc>
        <w:tc>
          <w:tcPr>
            <w:tcW w:w="2671" w:type="dxa"/>
            <w:tcBorders>
              <w:top w:val="single" w:sz="4" w:space="0" w:color="auto"/>
              <w:left w:val="single" w:sz="4" w:space="0" w:color="auto"/>
            </w:tcBorders>
          </w:tcPr>
          <w:p w14:paraId="02FED52D" w14:textId="77777777" w:rsidR="00895AB4" w:rsidRPr="00BD5FDB" w:rsidRDefault="000D4A1B" w:rsidP="002D6FD7">
            <w:pPr>
              <w:pStyle w:val="Other0"/>
            </w:pPr>
            <w:r w:rsidRPr="00BD5FDB">
              <w:rPr>
                <w:rStyle w:val="Other"/>
              </w:rPr>
              <w:t>userArea.PartTime tag</w:t>
            </w:r>
          </w:p>
        </w:tc>
        <w:tc>
          <w:tcPr>
            <w:tcW w:w="3613" w:type="dxa"/>
            <w:gridSpan w:val="4"/>
            <w:tcBorders>
              <w:top w:val="single" w:sz="4" w:space="0" w:color="auto"/>
              <w:left w:val="single" w:sz="4" w:space="0" w:color="auto"/>
              <w:right w:val="single" w:sz="4" w:space="0" w:color="auto"/>
            </w:tcBorders>
          </w:tcPr>
          <w:p w14:paraId="0544D4ED" w14:textId="77777777" w:rsidR="00895AB4" w:rsidRPr="00BD5FDB" w:rsidRDefault="000D4A1B" w:rsidP="002D6FD7">
            <w:pPr>
              <w:pStyle w:val="Other0"/>
            </w:pPr>
            <w:r w:rsidRPr="00BD5FDB">
              <w:rPr>
                <w:rStyle w:val="Other"/>
              </w:rPr>
              <w:t>&gt; the part-time indicator is mandatory</w:t>
            </w:r>
          </w:p>
        </w:tc>
      </w:tr>
      <w:tr w:rsidR="00895AB4" w:rsidRPr="00BD5FDB" w14:paraId="221303C6" w14:textId="77777777" w:rsidTr="00AC70B6">
        <w:trPr>
          <w:jc w:val="center"/>
        </w:trPr>
        <w:tc>
          <w:tcPr>
            <w:tcW w:w="429" w:type="dxa"/>
            <w:tcBorders>
              <w:top w:val="single" w:sz="4" w:space="0" w:color="auto"/>
              <w:bottom w:val="single" w:sz="4" w:space="0" w:color="auto"/>
            </w:tcBorders>
          </w:tcPr>
          <w:p w14:paraId="42A48779" w14:textId="77777777" w:rsidR="00895AB4" w:rsidRPr="0095354F" w:rsidRDefault="00895AB4" w:rsidP="002D6FD7">
            <w:pPr>
              <w:ind w:right="306"/>
              <w:rPr>
                <w:sz w:val="10"/>
                <w:szCs w:val="10"/>
                <w:lang w:val="en-US"/>
              </w:rPr>
            </w:pPr>
          </w:p>
        </w:tc>
        <w:tc>
          <w:tcPr>
            <w:tcW w:w="3613" w:type="dxa"/>
            <w:tcBorders>
              <w:top w:val="single" w:sz="4" w:space="0" w:color="auto"/>
              <w:bottom w:val="single" w:sz="4" w:space="0" w:color="auto"/>
            </w:tcBorders>
          </w:tcPr>
          <w:p w14:paraId="3CEE13AF" w14:textId="77777777" w:rsidR="00895AB4" w:rsidRPr="0095354F" w:rsidRDefault="00895AB4" w:rsidP="002D6FD7">
            <w:pPr>
              <w:ind w:right="306"/>
              <w:rPr>
                <w:sz w:val="10"/>
                <w:szCs w:val="10"/>
                <w:lang w:val="en-US"/>
              </w:rPr>
            </w:pPr>
          </w:p>
        </w:tc>
        <w:tc>
          <w:tcPr>
            <w:tcW w:w="2671" w:type="dxa"/>
            <w:tcBorders>
              <w:top w:val="single" w:sz="4" w:space="0" w:color="auto"/>
              <w:bottom w:val="single" w:sz="4" w:space="0" w:color="auto"/>
            </w:tcBorders>
          </w:tcPr>
          <w:p w14:paraId="1475FB8A" w14:textId="77777777" w:rsidR="00895AB4" w:rsidRPr="0095354F" w:rsidRDefault="00895AB4" w:rsidP="002D6FD7">
            <w:pPr>
              <w:rPr>
                <w:sz w:val="10"/>
                <w:szCs w:val="10"/>
                <w:lang w:val="en-US"/>
              </w:rPr>
            </w:pPr>
          </w:p>
        </w:tc>
        <w:tc>
          <w:tcPr>
            <w:tcW w:w="408" w:type="dxa"/>
            <w:tcBorders>
              <w:top w:val="single" w:sz="4" w:space="0" w:color="auto"/>
              <w:bottom w:val="single" w:sz="4" w:space="0" w:color="auto"/>
            </w:tcBorders>
          </w:tcPr>
          <w:p w14:paraId="0D3FA43E" w14:textId="77777777" w:rsidR="00895AB4" w:rsidRPr="0095354F" w:rsidRDefault="00895AB4" w:rsidP="002D6FD7">
            <w:pPr>
              <w:rPr>
                <w:sz w:val="10"/>
                <w:szCs w:val="10"/>
                <w:lang w:val="en-US"/>
              </w:rPr>
            </w:pPr>
          </w:p>
        </w:tc>
        <w:tc>
          <w:tcPr>
            <w:tcW w:w="2829" w:type="dxa"/>
            <w:tcBorders>
              <w:top w:val="single" w:sz="4" w:space="0" w:color="auto"/>
              <w:bottom w:val="single" w:sz="4" w:space="0" w:color="auto"/>
            </w:tcBorders>
          </w:tcPr>
          <w:p w14:paraId="5D8CA075" w14:textId="77777777" w:rsidR="00895AB4" w:rsidRPr="0095354F" w:rsidRDefault="00895AB4" w:rsidP="002D6FD7">
            <w:pPr>
              <w:rPr>
                <w:sz w:val="10"/>
                <w:szCs w:val="10"/>
                <w:lang w:val="en-US"/>
              </w:rPr>
            </w:pPr>
          </w:p>
        </w:tc>
        <w:tc>
          <w:tcPr>
            <w:tcW w:w="376" w:type="dxa"/>
            <w:gridSpan w:val="2"/>
            <w:tcBorders>
              <w:top w:val="single" w:sz="4" w:space="0" w:color="auto"/>
              <w:bottom w:val="single" w:sz="4" w:space="0" w:color="auto"/>
            </w:tcBorders>
          </w:tcPr>
          <w:p w14:paraId="76F4A2B5" w14:textId="77777777" w:rsidR="00895AB4" w:rsidRPr="0095354F" w:rsidRDefault="00895AB4" w:rsidP="002D6FD7">
            <w:pPr>
              <w:rPr>
                <w:sz w:val="10"/>
                <w:szCs w:val="10"/>
                <w:lang w:val="en-US"/>
              </w:rPr>
            </w:pPr>
          </w:p>
        </w:tc>
      </w:tr>
    </w:tbl>
    <w:p w14:paraId="4E848CE2" w14:textId="77777777" w:rsidR="00895AB4" w:rsidRPr="00BD5FDB" w:rsidRDefault="000D4A1B" w:rsidP="009710C9">
      <w:pPr>
        <w:rPr>
          <w:sz w:val="2"/>
          <w:szCs w:val="2"/>
        </w:rPr>
      </w:pPr>
      <w:r w:rsidRPr="00BD5FDB">
        <w:br w:type="page"/>
      </w:r>
    </w:p>
    <w:tbl>
      <w:tblPr>
        <w:tblOverlap w:val="never"/>
        <w:tblW w:w="10320" w:type="dxa"/>
        <w:jc w:val="center"/>
        <w:tblLayout w:type="fixed"/>
        <w:tblCellMar>
          <w:top w:w="57" w:type="dxa"/>
          <w:left w:w="57" w:type="dxa"/>
          <w:bottom w:w="57" w:type="dxa"/>
          <w:right w:w="57" w:type="dxa"/>
        </w:tblCellMar>
        <w:tblLook w:val="0000" w:firstRow="0" w:lastRow="0" w:firstColumn="0" w:lastColumn="0" w:noHBand="0" w:noVBand="0"/>
        <w:tblPrChange w:id="16" w:author="Syrine CHOUCHANE" w:date="2025-10-31T15:36:00Z" w16du:dateUtc="2025-10-31T14:36:00Z">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PrChange>
      </w:tblPr>
      <w:tblGrid>
        <w:gridCol w:w="432"/>
        <w:gridCol w:w="3576"/>
        <w:gridCol w:w="2702"/>
        <w:gridCol w:w="3610"/>
        <w:tblGridChange w:id="17">
          <w:tblGrid>
            <w:gridCol w:w="432"/>
            <w:gridCol w:w="3576"/>
            <w:gridCol w:w="2702"/>
            <w:gridCol w:w="3610"/>
          </w:tblGrid>
        </w:tblGridChange>
      </w:tblGrid>
      <w:tr w:rsidR="00895AB4" w:rsidRPr="00BD5FDB" w14:paraId="3D258428" w14:textId="77777777" w:rsidTr="000D452A">
        <w:trPr>
          <w:jc w:val="center"/>
          <w:trPrChange w:id="18" w:author="Syrine CHOUCHANE" w:date="2025-10-31T15:36:00Z" w16du:dateUtc="2025-10-31T14:36:00Z">
            <w:trPr>
              <w:jc w:val="center"/>
            </w:trPr>
          </w:trPrChange>
        </w:trPr>
        <w:tc>
          <w:tcPr>
            <w:tcW w:w="432" w:type="dxa"/>
            <w:tcBorders>
              <w:top w:val="single" w:sz="4" w:space="0" w:color="auto"/>
              <w:left w:val="single" w:sz="4" w:space="0" w:color="auto"/>
            </w:tcBorders>
            <w:tcPrChange w:id="19" w:author="Syrine CHOUCHANE" w:date="2025-10-31T15:36:00Z" w16du:dateUtc="2025-10-31T14:36:00Z">
              <w:tcPr>
                <w:tcW w:w="432" w:type="dxa"/>
                <w:tcBorders>
                  <w:top w:val="single" w:sz="4" w:space="0" w:color="auto"/>
                  <w:left w:val="single" w:sz="4" w:space="0" w:color="auto"/>
                </w:tcBorders>
              </w:tcPr>
            </w:tcPrChange>
          </w:tcPr>
          <w:p w14:paraId="4E1D9EA8" w14:textId="77777777" w:rsidR="00895AB4" w:rsidRPr="00BD5FDB" w:rsidRDefault="000D4A1B" w:rsidP="00AC70B6">
            <w:pPr>
              <w:pStyle w:val="Other0"/>
            </w:pPr>
            <w:r w:rsidRPr="00BD5FDB">
              <w:rPr>
                <w:rStyle w:val="Other"/>
              </w:rPr>
              <w:lastRenderedPageBreak/>
              <w:t>406</w:t>
            </w:r>
          </w:p>
        </w:tc>
        <w:tc>
          <w:tcPr>
            <w:tcW w:w="3576" w:type="dxa"/>
            <w:tcBorders>
              <w:top w:val="single" w:sz="4" w:space="0" w:color="auto"/>
              <w:left w:val="single" w:sz="4" w:space="0" w:color="auto"/>
            </w:tcBorders>
            <w:tcPrChange w:id="20" w:author="Syrine CHOUCHANE" w:date="2025-10-31T15:36:00Z" w16du:dateUtc="2025-10-31T14:36:00Z">
              <w:tcPr>
                <w:tcW w:w="3576" w:type="dxa"/>
                <w:tcBorders>
                  <w:top w:val="single" w:sz="4" w:space="0" w:color="auto"/>
                  <w:left w:val="single" w:sz="4" w:space="0" w:color="auto"/>
                </w:tcBorders>
              </w:tcPr>
            </w:tcPrChange>
          </w:tcPr>
          <w:p w14:paraId="615C63BA" w14:textId="77777777" w:rsidR="00895AB4" w:rsidRPr="00BD5FDB" w:rsidRDefault="000D4A1B" w:rsidP="00AC70B6">
            <w:pPr>
              <w:pStyle w:val="Other0"/>
            </w:pPr>
            <w:r w:rsidRPr="00BD5FDB">
              <w:rPr>
                <w:rStyle w:val="Other"/>
              </w:rPr>
              <w:t>API_406_INVALID_ORGANIZATION_NAME _ERROR</w:t>
            </w:r>
          </w:p>
        </w:tc>
        <w:tc>
          <w:tcPr>
            <w:tcW w:w="2702" w:type="dxa"/>
            <w:tcBorders>
              <w:top w:val="single" w:sz="4" w:space="0" w:color="auto"/>
              <w:left w:val="single" w:sz="4" w:space="0" w:color="auto"/>
            </w:tcBorders>
            <w:tcPrChange w:id="21" w:author="Syrine CHOUCHANE" w:date="2025-10-31T15:36:00Z" w16du:dateUtc="2025-10-31T14:36:00Z">
              <w:tcPr>
                <w:tcW w:w="2702" w:type="dxa"/>
                <w:tcBorders>
                  <w:top w:val="single" w:sz="4" w:space="0" w:color="auto"/>
                  <w:left w:val="single" w:sz="4" w:space="0" w:color="auto"/>
                </w:tcBorders>
              </w:tcPr>
            </w:tcPrChange>
          </w:tcPr>
          <w:p w14:paraId="306AC876" w14:textId="3176253B" w:rsidR="00895AB4" w:rsidRPr="00BD5FDB" w:rsidRDefault="000D4A1B" w:rsidP="00AC70B6">
            <w:pPr>
              <w:pStyle w:val="Other0"/>
            </w:pPr>
            <w:r w:rsidRPr="00BD5FDB">
              <w:rPr>
                <w:rStyle w:val="Other"/>
              </w:rPr>
              <w:t>SEP tag:</w:t>
            </w:r>
          </w:p>
          <w:p w14:paraId="0B99344E" w14:textId="69055EC4" w:rsidR="00895AB4" w:rsidRPr="00BD5FDB" w:rsidRDefault="009710C9" w:rsidP="00AC70B6">
            <w:pPr>
              <w:pStyle w:val="Other0"/>
              <w:tabs>
                <w:tab w:val="left" w:pos="144"/>
              </w:tabs>
            </w:pPr>
            <w:r w:rsidRPr="00BD5FDB">
              <w:t>&gt;</w:t>
            </w:r>
            <w:r w:rsidRPr="00BD5FDB">
              <w:tab/>
            </w:r>
            <w:r w:rsidRPr="00BD5FDB">
              <w:rPr>
                <w:rStyle w:val="Other"/>
              </w:rPr>
              <w:t>FormattedDescription name= "ORGANIZATION_NAME"</w:t>
            </w:r>
          </w:p>
          <w:p w14:paraId="0F785B39" w14:textId="77777777" w:rsidR="00895AB4" w:rsidRPr="00BD5FDB" w:rsidRDefault="000D4A1B" w:rsidP="00AC70B6">
            <w:pPr>
              <w:pStyle w:val="Other0"/>
            </w:pPr>
            <w:r w:rsidRPr="00BD5FDB">
              <w:rPr>
                <w:rStyle w:val="Other"/>
              </w:rPr>
              <w:t>SIDES tag:</w:t>
            </w:r>
          </w:p>
          <w:p w14:paraId="175046BE" w14:textId="6C35DA52" w:rsidR="00895AB4" w:rsidRPr="00BD5FDB" w:rsidRDefault="009710C9" w:rsidP="00AC70B6">
            <w:pPr>
              <w:pStyle w:val="Other0"/>
              <w:tabs>
                <w:tab w:val="left" w:pos="144"/>
              </w:tabs>
            </w:pPr>
            <w:r w:rsidRPr="00BD5FDB">
              <w:t>&gt;</w:t>
            </w:r>
            <w:r w:rsidRPr="00BD5FDB">
              <w:tab/>
            </w:r>
            <w:r w:rsidRPr="00BD5FDB">
              <w:rPr>
                <w:rStyle w:val="Other"/>
              </w:rPr>
              <w:t>userArea.OrganizationName</w:t>
            </w:r>
          </w:p>
        </w:tc>
        <w:tc>
          <w:tcPr>
            <w:tcW w:w="3610" w:type="dxa"/>
            <w:tcBorders>
              <w:top w:val="single" w:sz="4" w:space="0" w:color="auto"/>
              <w:left w:val="single" w:sz="4" w:space="0" w:color="auto"/>
              <w:right w:val="single" w:sz="4" w:space="0" w:color="auto"/>
            </w:tcBorders>
            <w:tcPrChange w:id="22"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7DB6A0DD" w14:textId="77777777" w:rsidR="00895AB4" w:rsidRPr="00BD5FDB" w:rsidRDefault="000D4A1B" w:rsidP="00AC70B6">
            <w:pPr>
              <w:pStyle w:val="Other0"/>
            </w:pPr>
            <w:r w:rsidRPr="00BD5FDB">
              <w:rPr>
                <w:rStyle w:val="Other"/>
              </w:rPr>
              <w:t>&gt; mandatory</w:t>
            </w:r>
          </w:p>
          <w:p w14:paraId="6246472D" w14:textId="77777777" w:rsidR="00895AB4" w:rsidRPr="00BD5FDB" w:rsidRDefault="000D4A1B" w:rsidP="00AC70B6">
            <w:pPr>
              <w:pStyle w:val="Other0"/>
            </w:pPr>
            <w:r w:rsidRPr="00BD5FDB">
              <w:rPr>
                <w:rStyle w:val="Other"/>
              </w:rPr>
              <w:t>&gt; maximum 255 characters</w:t>
            </w:r>
          </w:p>
        </w:tc>
      </w:tr>
      <w:tr w:rsidR="00895AB4" w:rsidRPr="00BD5FDB" w14:paraId="11ADB9F1" w14:textId="77777777" w:rsidTr="000D452A">
        <w:trPr>
          <w:jc w:val="center"/>
          <w:trPrChange w:id="23" w:author="Syrine CHOUCHANE" w:date="2025-10-31T15:36:00Z" w16du:dateUtc="2025-10-31T14:36:00Z">
            <w:trPr>
              <w:jc w:val="center"/>
            </w:trPr>
          </w:trPrChange>
        </w:trPr>
        <w:tc>
          <w:tcPr>
            <w:tcW w:w="432" w:type="dxa"/>
            <w:tcBorders>
              <w:top w:val="single" w:sz="4" w:space="0" w:color="auto"/>
              <w:left w:val="single" w:sz="4" w:space="0" w:color="auto"/>
            </w:tcBorders>
            <w:tcPrChange w:id="24" w:author="Syrine CHOUCHANE" w:date="2025-10-31T15:36:00Z" w16du:dateUtc="2025-10-31T14:36:00Z">
              <w:tcPr>
                <w:tcW w:w="432" w:type="dxa"/>
                <w:tcBorders>
                  <w:top w:val="single" w:sz="4" w:space="0" w:color="auto"/>
                  <w:left w:val="single" w:sz="4" w:space="0" w:color="auto"/>
                </w:tcBorders>
              </w:tcPr>
            </w:tcPrChange>
          </w:tcPr>
          <w:p w14:paraId="634BC134" w14:textId="77777777" w:rsidR="00895AB4" w:rsidRPr="00BD5FDB" w:rsidRDefault="000D4A1B" w:rsidP="00AC70B6">
            <w:pPr>
              <w:pStyle w:val="Other0"/>
            </w:pPr>
            <w:r w:rsidRPr="00BD5FDB">
              <w:rPr>
                <w:rStyle w:val="Other"/>
              </w:rPr>
              <w:t>407</w:t>
            </w:r>
          </w:p>
        </w:tc>
        <w:tc>
          <w:tcPr>
            <w:tcW w:w="3576" w:type="dxa"/>
            <w:tcBorders>
              <w:top w:val="single" w:sz="4" w:space="0" w:color="auto"/>
              <w:left w:val="single" w:sz="4" w:space="0" w:color="auto"/>
            </w:tcBorders>
            <w:tcPrChange w:id="25" w:author="Syrine CHOUCHANE" w:date="2025-10-31T15:36:00Z" w16du:dateUtc="2025-10-31T14:36:00Z">
              <w:tcPr>
                <w:tcW w:w="3576" w:type="dxa"/>
                <w:tcBorders>
                  <w:top w:val="single" w:sz="4" w:space="0" w:color="auto"/>
                  <w:left w:val="single" w:sz="4" w:space="0" w:color="auto"/>
                </w:tcBorders>
              </w:tcPr>
            </w:tcPrChange>
          </w:tcPr>
          <w:p w14:paraId="6C3FDD73" w14:textId="77777777" w:rsidR="00895AB4" w:rsidRPr="00BD5FDB" w:rsidRDefault="000D4A1B" w:rsidP="00AC70B6">
            <w:pPr>
              <w:pStyle w:val="Other0"/>
            </w:pPr>
            <w:r w:rsidRPr="00BD5FDB">
              <w:rPr>
                <w:rStyle w:val="Other"/>
              </w:rPr>
              <w:t>API_407_INVALID_ORGANIZATION _DESCRIPTION_ERROR</w:t>
            </w:r>
          </w:p>
        </w:tc>
        <w:tc>
          <w:tcPr>
            <w:tcW w:w="2702" w:type="dxa"/>
            <w:tcBorders>
              <w:top w:val="single" w:sz="4" w:space="0" w:color="auto"/>
              <w:left w:val="single" w:sz="4" w:space="0" w:color="auto"/>
            </w:tcBorders>
            <w:tcPrChange w:id="26" w:author="Syrine CHOUCHANE" w:date="2025-10-31T15:36:00Z" w16du:dateUtc="2025-10-31T14:36:00Z">
              <w:tcPr>
                <w:tcW w:w="2702" w:type="dxa"/>
                <w:tcBorders>
                  <w:top w:val="single" w:sz="4" w:space="0" w:color="auto"/>
                  <w:left w:val="single" w:sz="4" w:space="0" w:color="auto"/>
                </w:tcBorders>
              </w:tcPr>
            </w:tcPrChange>
          </w:tcPr>
          <w:p w14:paraId="691F84C1" w14:textId="50C651F8" w:rsidR="00895AB4" w:rsidRPr="00BD5FDB" w:rsidRDefault="000D4A1B" w:rsidP="00AC70B6">
            <w:pPr>
              <w:pStyle w:val="Other0"/>
            </w:pPr>
            <w:r w:rsidRPr="00BD5FDB">
              <w:rPr>
                <w:rStyle w:val="Other"/>
              </w:rPr>
              <w:t>SEP tag:</w:t>
            </w:r>
          </w:p>
          <w:p w14:paraId="7934C33E" w14:textId="77777777" w:rsidR="00895AB4" w:rsidRPr="00BD5FDB" w:rsidRDefault="000D4A1B" w:rsidP="00AC70B6">
            <w:pPr>
              <w:pStyle w:val="Other0"/>
            </w:pPr>
            <w:r w:rsidRPr="00BD5FDB">
              <w:rPr>
                <w:rStyle w:val="Other"/>
              </w:rPr>
              <w:t>&gt; FormattedDescription name= "ORGANIZATION_DESCRIPTION"</w:t>
            </w:r>
          </w:p>
          <w:p w14:paraId="78330746" w14:textId="2CEE96E5" w:rsidR="00895AB4" w:rsidRPr="00BD5FDB" w:rsidRDefault="000D4A1B" w:rsidP="00AC70B6">
            <w:pPr>
              <w:pStyle w:val="Other0"/>
            </w:pPr>
            <w:r w:rsidRPr="00BD5FDB">
              <w:rPr>
                <w:rStyle w:val="Other"/>
              </w:rPr>
              <w:t>SIDES tag:</w:t>
            </w:r>
          </w:p>
          <w:p w14:paraId="58AAFC0B" w14:textId="77777777" w:rsidR="00895AB4" w:rsidRPr="00BD5FDB" w:rsidRDefault="000D4A1B" w:rsidP="00AC70B6">
            <w:pPr>
              <w:pStyle w:val="Other0"/>
            </w:pPr>
            <w:r w:rsidRPr="00BD5FDB">
              <w:rPr>
                <w:rStyle w:val="Other"/>
              </w:rPr>
              <w:t>&gt;</w:t>
            </w:r>
          </w:p>
          <w:p w14:paraId="32941654" w14:textId="77777777" w:rsidR="00895AB4" w:rsidRPr="00BD5FDB" w:rsidRDefault="000D4A1B" w:rsidP="00AC70B6">
            <w:pPr>
              <w:pStyle w:val="Other0"/>
            </w:pPr>
            <w:r w:rsidRPr="00BD5FDB">
              <w:rPr>
                <w:rStyle w:val="Other"/>
              </w:rPr>
              <w:t>userArea.OrganizationDescription</w:t>
            </w:r>
          </w:p>
        </w:tc>
        <w:tc>
          <w:tcPr>
            <w:tcW w:w="3610" w:type="dxa"/>
            <w:tcBorders>
              <w:top w:val="single" w:sz="4" w:space="0" w:color="auto"/>
              <w:left w:val="single" w:sz="4" w:space="0" w:color="auto"/>
              <w:right w:val="single" w:sz="4" w:space="0" w:color="auto"/>
            </w:tcBorders>
            <w:tcPrChange w:id="27"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7629504E" w14:textId="77777777" w:rsidR="00895AB4" w:rsidRPr="00BD5FDB" w:rsidRDefault="000D4A1B" w:rsidP="00AC70B6">
            <w:pPr>
              <w:pStyle w:val="Other0"/>
            </w:pPr>
            <w:r w:rsidRPr="00BD5FDB">
              <w:rPr>
                <w:rStyle w:val="Other"/>
              </w:rPr>
              <w:t>&gt; mandatory</w:t>
            </w:r>
          </w:p>
          <w:p w14:paraId="29FABE97" w14:textId="77777777" w:rsidR="00895AB4" w:rsidRPr="00BD5FDB" w:rsidRDefault="000D4A1B" w:rsidP="00AC70B6">
            <w:pPr>
              <w:pStyle w:val="Other0"/>
            </w:pPr>
            <w:r w:rsidRPr="00BD5FDB">
              <w:rPr>
                <w:rStyle w:val="Other"/>
              </w:rPr>
              <w:t>&gt; minimum 100 characters</w:t>
            </w:r>
          </w:p>
          <w:p w14:paraId="136E833F" w14:textId="77777777" w:rsidR="00895AB4" w:rsidRPr="00BD5FDB" w:rsidRDefault="000D4A1B" w:rsidP="00AC70B6">
            <w:pPr>
              <w:pStyle w:val="Other0"/>
            </w:pPr>
            <w:r w:rsidRPr="00BD5FDB">
              <w:rPr>
                <w:rStyle w:val="Other"/>
              </w:rPr>
              <w:t>&gt; maximum 3000 characters</w:t>
            </w:r>
          </w:p>
        </w:tc>
      </w:tr>
      <w:tr w:rsidR="00895AB4" w:rsidRPr="00BD5FDB" w14:paraId="5726CFDD" w14:textId="77777777" w:rsidTr="000D452A">
        <w:trPr>
          <w:jc w:val="center"/>
          <w:trPrChange w:id="28" w:author="Syrine CHOUCHANE" w:date="2025-10-31T15:36:00Z" w16du:dateUtc="2025-10-31T14:36:00Z">
            <w:trPr>
              <w:jc w:val="center"/>
            </w:trPr>
          </w:trPrChange>
        </w:trPr>
        <w:tc>
          <w:tcPr>
            <w:tcW w:w="432" w:type="dxa"/>
            <w:tcBorders>
              <w:top w:val="single" w:sz="4" w:space="0" w:color="auto"/>
              <w:left w:val="single" w:sz="4" w:space="0" w:color="auto"/>
            </w:tcBorders>
            <w:tcPrChange w:id="29" w:author="Syrine CHOUCHANE" w:date="2025-10-31T15:36:00Z" w16du:dateUtc="2025-10-31T14:36:00Z">
              <w:tcPr>
                <w:tcW w:w="432" w:type="dxa"/>
                <w:tcBorders>
                  <w:top w:val="single" w:sz="4" w:space="0" w:color="auto"/>
                  <w:left w:val="single" w:sz="4" w:space="0" w:color="auto"/>
                </w:tcBorders>
              </w:tcPr>
            </w:tcPrChange>
          </w:tcPr>
          <w:p w14:paraId="50C312EA" w14:textId="77777777" w:rsidR="00895AB4" w:rsidRPr="00BD5FDB" w:rsidRDefault="000D4A1B" w:rsidP="00AC70B6">
            <w:pPr>
              <w:pStyle w:val="Other0"/>
            </w:pPr>
            <w:r w:rsidRPr="00BD5FDB">
              <w:rPr>
                <w:rStyle w:val="Other"/>
              </w:rPr>
              <w:t>408</w:t>
            </w:r>
          </w:p>
        </w:tc>
        <w:tc>
          <w:tcPr>
            <w:tcW w:w="3576" w:type="dxa"/>
            <w:tcBorders>
              <w:top w:val="single" w:sz="4" w:space="0" w:color="auto"/>
              <w:left w:val="single" w:sz="4" w:space="0" w:color="auto"/>
            </w:tcBorders>
            <w:tcPrChange w:id="30" w:author="Syrine CHOUCHANE" w:date="2025-10-31T15:36:00Z" w16du:dateUtc="2025-10-31T14:36:00Z">
              <w:tcPr>
                <w:tcW w:w="3576" w:type="dxa"/>
                <w:tcBorders>
                  <w:top w:val="single" w:sz="4" w:space="0" w:color="auto"/>
                  <w:left w:val="single" w:sz="4" w:space="0" w:color="auto"/>
                </w:tcBorders>
              </w:tcPr>
            </w:tcPrChange>
          </w:tcPr>
          <w:p w14:paraId="66B975F8" w14:textId="77777777" w:rsidR="00895AB4" w:rsidRPr="0095354F" w:rsidRDefault="000D4A1B" w:rsidP="00AC70B6">
            <w:pPr>
              <w:pStyle w:val="Other0"/>
              <w:rPr>
                <w:lang w:val="fr-FR"/>
              </w:rPr>
            </w:pPr>
            <w:r w:rsidRPr="00BD5FDB">
              <w:rPr>
                <w:rStyle w:val="Other"/>
                <w:lang w:val="fr-FR"/>
              </w:rPr>
              <w:t>API_408_INVALID_PROFILE _DESCRIPTION_ERROR</w:t>
            </w:r>
          </w:p>
        </w:tc>
        <w:tc>
          <w:tcPr>
            <w:tcW w:w="2702" w:type="dxa"/>
            <w:tcBorders>
              <w:top w:val="single" w:sz="4" w:space="0" w:color="auto"/>
              <w:left w:val="single" w:sz="4" w:space="0" w:color="auto"/>
            </w:tcBorders>
            <w:tcPrChange w:id="31" w:author="Syrine CHOUCHANE" w:date="2025-10-31T15:36:00Z" w16du:dateUtc="2025-10-31T14:36:00Z">
              <w:tcPr>
                <w:tcW w:w="2702" w:type="dxa"/>
                <w:tcBorders>
                  <w:top w:val="single" w:sz="4" w:space="0" w:color="auto"/>
                  <w:left w:val="single" w:sz="4" w:space="0" w:color="auto"/>
                </w:tcBorders>
              </w:tcPr>
            </w:tcPrChange>
          </w:tcPr>
          <w:p w14:paraId="73EF9890" w14:textId="4F938160" w:rsidR="00895AB4" w:rsidRPr="00BD5FDB" w:rsidRDefault="000D4A1B" w:rsidP="00AC70B6">
            <w:pPr>
              <w:pStyle w:val="Other0"/>
            </w:pPr>
            <w:r w:rsidRPr="00BD5FDB">
              <w:rPr>
                <w:rStyle w:val="Other"/>
              </w:rPr>
              <w:t>SEP tag:</w:t>
            </w:r>
          </w:p>
          <w:p w14:paraId="49BCB49D" w14:textId="76711B6B" w:rsidR="00895AB4" w:rsidRPr="00BD5FDB" w:rsidRDefault="009710C9" w:rsidP="00AC70B6">
            <w:pPr>
              <w:pStyle w:val="Other0"/>
              <w:tabs>
                <w:tab w:val="left" w:pos="144"/>
              </w:tabs>
            </w:pPr>
            <w:r w:rsidRPr="00BD5FDB">
              <w:t>&gt;</w:t>
            </w:r>
            <w:r w:rsidRPr="00BD5FDB">
              <w:tab/>
            </w:r>
            <w:r w:rsidRPr="00BD5FDB">
              <w:rPr>
                <w:rStyle w:val="Other"/>
              </w:rPr>
              <w:t>FormattedDescription name= "PROFILE_DESCRIPTION"</w:t>
            </w:r>
          </w:p>
          <w:p w14:paraId="6769BEE1" w14:textId="1D982373" w:rsidR="00895AB4" w:rsidRPr="00BD5FDB" w:rsidRDefault="000D4A1B" w:rsidP="00AC70B6">
            <w:pPr>
              <w:pStyle w:val="Other0"/>
            </w:pPr>
            <w:r w:rsidRPr="00BD5FDB">
              <w:rPr>
                <w:rStyle w:val="Other"/>
              </w:rPr>
              <w:t>SIDES tag:</w:t>
            </w:r>
          </w:p>
          <w:p w14:paraId="5ECCA164" w14:textId="6B21456B" w:rsidR="00895AB4" w:rsidRPr="00BD5FDB" w:rsidRDefault="009710C9" w:rsidP="00AC70B6">
            <w:pPr>
              <w:pStyle w:val="Other0"/>
              <w:tabs>
                <w:tab w:val="left" w:pos="144"/>
              </w:tabs>
            </w:pPr>
            <w:r w:rsidRPr="00BD5FDB">
              <w:t>&gt;</w:t>
            </w:r>
            <w:r w:rsidRPr="00BD5FDB">
              <w:tab/>
            </w:r>
            <w:r w:rsidRPr="00BD5FDB">
              <w:rPr>
                <w:rStyle w:val="Other"/>
              </w:rPr>
              <w:t>userArea.ProfileDescription</w:t>
            </w:r>
          </w:p>
        </w:tc>
        <w:tc>
          <w:tcPr>
            <w:tcW w:w="3610" w:type="dxa"/>
            <w:tcBorders>
              <w:top w:val="single" w:sz="4" w:space="0" w:color="auto"/>
              <w:left w:val="single" w:sz="4" w:space="0" w:color="auto"/>
              <w:right w:val="single" w:sz="4" w:space="0" w:color="auto"/>
            </w:tcBorders>
            <w:tcPrChange w:id="32"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6B58697E" w14:textId="77777777" w:rsidR="00895AB4" w:rsidRPr="00BD5FDB" w:rsidRDefault="000D4A1B" w:rsidP="00AC70B6">
            <w:pPr>
              <w:pStyle w:val="Other0"/>
            </w:pPr>
            <w:r w:rsidRPr="00BD5FDB">
              <w:rPr>
                <w:rStyle w:val="Other"/>
              </w:rPr>
              <w:t>&gt; mandatory</w:t>
            </w:r>
          </w:p>
          <w:p w14:paraId="39D403C1" w14:textId="77777777" w:rsidR="00895AB4" w:rsidRPr="00BD5FDB" w:rsidRDefault="000D4A1B" w:rsidP="00AC70B6">
            <w:pPr>
              <w:pStyle w:val="Other0"/>
            </w:pPr>
            <w:r w:rsidRPr="00BD5FDB">
              <w:rPr>
                <w:rStyle w:val="Other"/>
              </w:rPr>
              <w:t>&gt; minimum 100 characters</w:t>
            </w:r>
          </w:p>
          <w:p w14:paraId="15A0DC0E" w14:textId="77777777" w:rsidR="00895AB4" w:rsidRPr="00BD5FDB" w:rsidRDefault="000D4A1B" w:rsidP="00AC70B6">
            <w:pPr>
              <w:pStyle w:val="Other0"/>
            </w:pPr>
            <w:r w:rsidRPr="00BD5FDB">
              <w:rPr>
                <w:rStyle w:val="Other"/>
              </w:rPr>
              <w:t>&gt; maximum 3000 characters</w:t>
            </w:r>
          </w:p>
        </w:tc>
      </w:tr>
      <w:tr w:rsidR="00895AB4" w:rsidRPr="00BD5FDB" w14:paraId="019C8E8E" w14:textId="77777777" w:rsidTr="000D452A">
        <w:trPr>
          <w:jc w:val="center"/>
          <w:trPrChange w:id="33" w:author="Syrine CHOUCHANE" w:date="2025-10-31T15:36:00Z" w16du:dateUtc="2025-10-31T14:36:00Z">
            <w:trPr>
              <w:jc w:val="center"/>
            </w:trPr>
          </w:trPrChange>
        </w:trPr>
        <w:tc>
          <w:tcPr>
            <w:tcW w:w="432" w:type="dxa"/>
            <w:tcBorders>
              <w:top w:val="single" w:sz="4" w:space="0" w:color="auto"/>
              <w:left w:val="single" w:sz="4" w:space="0" w:color="auto"/>
            </w:tcBorders>
            <w:tcPrChange w:id="34" w:author="Syrine CHOUCHANE" w:date="2025-10-31T15:36:00Z" w16du:dateUtc="2025-10-31T14:36:00Z">
              <w:tcPr>
                <w:tcW w:w="432" w:type="dxa"/>
                <w:tcBorders>
                  <w:top w:val="single" w:sz="4" w:space="0" w:color="auto"/>
                  <w:left w:val="single" w:sz="4" w:space="0" w:color="auto"/>
                </w:tcBorders>
              </w:tcPr>
            </w:tcPrChange>
          </w:tcPr>
          <w:p w14:paraId="070135C5" w14:textId="77777777" w:rsidR="00895AB4" w:rsidRPr="00BD5FDB" w:rsidRDefault="000D4A1B" w:rsidP="00AC70B6">
            <w:pPr>
              <w:pStyle w:val="Other0"/>
            </w:pPr>
            <w:r w:rsidRPr="00BD5FDB">
              <w:rPr>
                <w:rStyle w:val="Other"/>
              </w:rPr>
              <w:t>409</w:t>
            </w:r>
          </w:p>
        </w:tc>
        <w:tc>
          <w:tcPr>
            <w:tcW w:w="3576" w:type="dxa"/>
            <w:tcBorders>
              <w:top w:val="single" w:sz="4" w:space="0" w:color="auto"/>
              <w:left w:val="single" w:sz="4" w:space="0" w:color="auto"/>
            </w:tcBorders>
            <w:tcPrChange w:id="35" w:author="Syrine CHOUCHANE" w:date="2025-10-31T15:36:00Z" w16du:dateUtc="2025-10-31T14:36:00Z">
              <w:tcPr>
                <w:tcW w:w="3576" w:type="dxa"/>
                <w:tcBorders>
                  <w:top w:val="single" w:sz="4" w:space="0" w:color="auto"/>
                  <w:left w:val="single" w:sz="4" w:space="0" w:color="auto"/>
                </w:tcBorders>
              </w:tcPr>
            </w:tcPrChange>
          </w:tcPr>
          <w:p w14:paraId="547869EF" w14:textId="77777777" w:rsidR="00895AB4" w:rsidRPr="00BD5FDB" w:rsidRDefault="000D4A1B" w:rsidP="00AC70B6">
            <w:pPr>
              <w:pStyle w:val="Other0"/>
            </w:pPr>
            <w:r w:rsidRPr="00BD5FDB">
              <w:rPr>
                <w:rStyle w:val="Other"/>
                <w:lang w:val="fr-FR"/>
              </w:rPr>
              <w:t>API_409_INVALID_PRESENTATION _DESCRIPTION_ERROR</w:t>
            </w:r>
          </w:p>
        </w:tc>
        <w:tc>
          <w:tcPr>
            <w:tcW w:w="2702" w:type="dxa"/>
            <w:tcBorders>
              <w:top w:val="single" w:sz="4" w:space="0" w:color="auto"/>
              <w:left w:val="single" w:sz="4" w:space="0" w:color="auto"/>
            </w:tcBorders>
            <w:tcPrChange w:id="36" w:author="Syrine CHOUCHANE" w:date="2025-10-31T15:36:00Z" w16du:dateUtc="2025-10-31T14:36:00Z">
              <w:tcPr>
                <w:tcW w:w="2702" w:type="dxa"/>
                <w:tcBorders>
                  <w:top w:val="single" w:sz="4" w:space="0" w:color="auto"/>
                  <w:left w:val="single" w:sz="4" w:space="0" w:color="auto"/>
                </w:tcBorders>
              </w:tcPr>
            </w:tcPrChange>
          </w:tcPr>
          <w:p w14:paraId="2A84C57A" w14:textId="14BD3AA1" w:rsidR="00895AB4" w:rsidRPr="00BD5FDB" w:rsidRDefault="000D4A1B" w:rsidP="00AC70B6">
            <w:pPr>
              <w:pStyle w:val="Other0"/>
            </w:pPr>
            <w:r w:rsidRPr="00BD5FDB">
              <w:rPr>
                <w:rStyle w:val="Other"/>
              </w:rPr>
              <w:t>SEP tag:</w:t>
            </w:r>
          </w:p>
          <w:p w14:paraId="42989005" w14:textId="77777777" w:rsidR="00895AB4" w:rsidRPr="00BD5FDB" w:rsidRDefault="000D4A1B" w:rsidP="00AC70B6">
            <w:pPr>
              <w:pStyle w:val="Other0"/>
            </w:pPr>
            <w:r w:rsidRPr="00BD5FDB">
              <w:rPr>
                <w:rStyle w:val="Other"/>
              </w:rPr>
              <w:t>&gt; FormattedDescription name= "PRESENTATION_DESCRIPTION"</w:t>
            </w:r>
          </w:p>
          <w:p w14:paraId="71D9DA38" w14:textId="3273F8F4" w:rsidR="00895AB4" w:rsidRPr="00BD5FDB" w:rsidRDefault="000D4A1B" w:rsidP="00AC70B6">
            <w:pPr>
              <w:pStyle w:val="Other0"/>
            </w:pPr>
            <w:r w:rsidRPr="00BD5FDB">
              <w:rPr>
                <w:rStyle w:val="Other"/>
              </w:rPr>
              <w:t>SIDES tag:</w:t>
            </w:r>
          </w:p>
          <w:p w14:paraId="4D957E58" w14:textId="77777777" w:rsidR="00895AB4" w:rsidRPr="00BD5FDB" w:rsidRDefault="000D4A1B" w:rsidP="00AC70B6">
            <w:pPr>
              <w:pStyle w:val="Other0"/>
            </w:pPr>
            <w:r w:rsidRPr="00BD5FDB">
              <w:rPr>
                <w:rStyle w:val="Other"/>
              </w:rPr>
              <w:t>&gt;</w:t>
            </w:r>
          </w:p>
          <w:p w14:paraId="7B1CD44D" w14:textId="77777777" w:rsidR="00895AB4" w:rsidRPr="00BD5FDB" w:rsidRDefault="000D4A1B" w:rsidP="00AC70B6">
            <w:pPr>
              <w:pStyle w:val="Other0"/>
            </w:pPr>
            <w:r w:rsidRPr="00BD5FDB">
              <w:rPr>
                <w:rStyle w:val="Other"/>
              </w:rPr>
              <w:t>userArea.PresentationDescription</w:t>
            </w:r>
          </w:p>
        </w:tc>
        <w:tc>
          <w:tcPr>
            <w:tcW w:w="3610" w:type="dxa"/>
            <w:tcBorders>
              <w:top w:val="single" w:sz="4" w:space="0" w:color="auto"/>
              <w:left w:val="single" w:sz="4" w:space="0" w:color="auto"/>
              <w:right w:val="single" w:sz="4" w:space="0" w:color="auto"/>
            </w:tcBorders>
            <w:tcPrChange w:id="37"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1C09821D" w14:textId="77777777" w:rsidR="00895AB4" w:rsidRPr="00BD5FDB" w:rsidRDefault="000D4A1B" w:rsidP="00AC70B6">
            <w:pPr>
              <w:pStyle w:val="Other0"/>
            </w:pPr>
            <w:r w:rsidRPr="00BD5FDB">
              <w:rPr>
                <w:rStyle w:val="Other"/>
              </w:rPr>
              <w:t>&gt; optional</w:t>
            </w:r>
          </w:p>
          <w:p w14:paraId="33D15AFE" w14:textId="13E64684" w:rsidR="00895AB4" w:rsidRPr="00BD5FDB" w:rsidRDefault="000D4A1B" w:rsidP="00AC70B6">
            <w:pPr>
              <w:pStyle w:val="Other0"/>
            </w:pPr>
            <w:r w:rsidRPr="00BD5FDB">
              <w:rPr>
                <w:rStyle w:val="Other"/>
              </w:rPr>
              <w:t>&gt; if completed: maximum 500 characters</w:t>
            </w:r>
          </w:p>
        </w:tc>
      </w:tr>
      <w:tr w:rsidR="00895AB4" w:rsidRPr="00BD5FDB" w14:paraId="40E7A081" w14:textId="77777777" w:rsidTr="000D452A">
        <w:trPr>
          <w:jc w:val="center"/>
          <w:trPrChange w:id="38" w:author="Syrine CHOUCHANE" w:date="2025-10-31T15:36:00Z" w16du:dateUtc="2025-10-31T14:36:00Z">
            <w:trPr>
              <w:jc w:val="center"/>
            </w:trPr>
          </w:trPrChange>
        </w:trPr>
        <w:tc>
          <w:tcPr>
            <w:tcW w:w="432" w:type="dxa"/>
            <w:tcBorders>
              <w:top w:val="single" w:sz="4" w:space="0" w:color="auto"/>
              <w:left w:val="single" w:sz="4" w:space="0" w:color="auto"/>
            </w:tcBorders>
            <w:tcPrChange w:id="39" w:author="Syrine CHOUCHANE" w:date="2025-10-31T15:36:00Z" w16du:dateUtc="2025-10-31T14:36:00Z">
              <w:tcPr>
                <w:tcW w:w="432" w:type="dxa"/>
                <w:tcBorders>
                  <w:top w:val="single" w:sz="4" w:space="0" w:color="auto"/>
                  <w:left w:val="single" w:sz="4" w:space="0" w:color="auto"/>
                </w:tcBorders>
              </w:tcPr>
            </w:tcPrChange>
          </w:tcPr>
          <w:p w14:paraId="6E158D9D" w14:textId="77777777" w:rsidR="00895AB4" w:rsidRPr="00BD5FDB" w:rsidRDefault="000D4A1B" w:rsidP="00AC70B6">
            <w:pPr>
              <w:pStyle w:val="Other0"/>
            </w:pPr>
            <w:r w:rsidRPr="00BD5FDB">
              <w:rPr>
                <w:rStyle w:val="Other"/>
              </w:rPr>
              <w:t>410</w:t>
            </w:r>
          </w:p>
        </w:tc>
        <w:tc>
          <w:tcPr>
            <w:tcW w:w="3576" w:type="dxa"/>
            <w:tcBorders>
              <w:top w:val="single" w:sz="4" w:space="0" w:color="auto"/>
              <w:left w:val="single" w:sz="4" w:space="0" w:color="auto"/>
            </w:tcBorders>
            <w:tcPrChange w:id="40" w:author="Syrine CHOUCHANE" w:date="2025-10-31T15:36:00Z" w16du:dateUtc="2025-10-31T14:36:00Z">
              <w:tcPr>
                <w:tcW w:w="3576" w:type="dxa"/>
                <w:tcBorders>
                  <w:top w:val="single" w:sz="4" w:space="0" w:color="auto"/>
                  <w:left w:val="single" w:sz="4" w:space="0" w:color="auto"/>
                </w:tcBorders>
              </w:tcPr>
            </w:tcPrChange>
          </w:tcPr>
          <w:p w14:paraId="4BE6AA6F" w14:textId="77777777" w:rsidR="00895AB4" w:rsidRPr="0095354F" w:rsidRDefault="000D4A1B" w:rsidP="00AC70B6">
            <w:pPr>
              <w:pStyle w:val="Other0"/>
              <w:rPr>
                <w:lang w:val="fr-FR"/>
              </w:rPr>
            </w:pPr>
            <w:r w:rsidRPr="00BD5FDB">
              <w:rPr>
                <w:rStyle w:val="Other"/>
                <w:lang w:val="fr-FR"/>
              </w:rPr>
              <w:t>API_410_INVALID_RECRUITMENT _DESCRIPTION_ERROR</w:t>
            </w:r>
          </w:p>
        </w:tc>
        <w:tc>
          <w:tcPr>
            <w:tcW w:w="2702" w:type="dxa"/>
            <w:tcBorders>
              <w:top w:val="single" w:sz="4" w:space="0" w:color="auto"/>
              <w:left w:val="single" w:sz="4" w:space="0" w:color="auto"/>
            </w:tcBorders>
            <w:tcPrChange w:id="41" w:author="Syrine CHOUCHANE" w:date="2025-10-31T15:36:00Z" w16du:dateUtc="2025-10-31T14:36:00Z">
              <w:tcPr>
                <w:tcW w:w="2702" w:type="dxa"/>
                <w:tcBorders>
                  <w:top w:val="single" w:sz="4" w:space="0" w:color="auto"/>
                  <w:left w:val="single" w:sz="4" w:space="0" w:color="auto"/>
                </w:tcBorders>
              </w:tcPr>
            </w:tcPrChange>
          </w:tcPr>
          <w:p w14:paraId="6B254701" w14:textId="24256CF2" w:rsidR="00895AB4" w:rsidRPr="00BD5FDB" w:rsidRDefault="000D4A1B" w:rsidP="00AC70B6">
            <w:pPr>
              <w:pStyle w:val="Other0"/>
            </w:pPr>
            <w:r w:rsidRPr="00BD5FDB">
              <w:rPr>
                <w:rStyle w:val="Other"/>
              </w:rPr>
              <w:t>SEP tag:</w:t>
            </w:r>
          </w:p>
          <w:p w14:paraId="1021D3AC" w14:textId="132E1D28" w:rsidR="00895AB4" w:rsidRPr="00BD5FDB" w:rsidRDefault="009710C9" w:rsidP="00AC70B6">
            <w:pPr>
              <w:pStyle w:val="Other0"/>
              <w:tabs>
                <w:tab w:val="left" w:pos="144"/>
              </w:tabs>
            </w:pPr>
            <w:r w:rsidRPr="00BD5FDB">
              <w:t>&gt;</w:t>
            </w:r>
            <w:r w:rsidRPr="00BD5FDB">
              <w:tab/>
            </w:r>
            <w:r w:rsidRPr="00BD5FDB">
              <w:rPr>
                <w:rStyle w:val="Other"/>
              </w:rPr>
              <w:t>FormattedDescription name= "RECRUITMENT_DESCRIPTION"</w:t>
            </w:r>
          </w:p>
          <w:p w14:paraId="7CC22CF2" w14:textId="582E83AB" w:rsidR="00895AB4" w:rsidRPr="00BD5FDB" w:rsidRDefault="000D4A1B" w:rsidP="00AC70B6">
            <w:pPr>
              <w:pStyle w:val="Other0"/>
            </w:pPr>
            <w:r w:rsidRPr="00BD5FDB">
              <w:rPr>
                <w:rStyle w:val="Other"/>
              </w:rPr>
              <w:t>SIDES tag:</w:t>
            </w:r>
          </w:p>
          <w:p w14:paraId="40433A59" w14:textId="58E2E312" w:rsidR="00895AB4" w:rsidRPr="00BD5FDB" w:rsidRDefault="009710C9" w:rsidP="00AC70B6">
            <w:pPr>
              <w:pStyle w:val="Other0"/>
              <w:tabs>
                <w:tab w:val="left" w:pos="144"/>
              </w:tabs>
            </w:pPr>
            <w:r w:rsidRPr="00BD5FDB">
              <w:t>&gt;</w:t>
            </w:r>
            <w:r w:rsidRPr="00BD5FDB">
              <w:tab/>
            </w:r>
            <w:r w:rsidRPr="00BD5FDB">
              <w:rPr>
                <w:rStyle w:val="Other"/>
              </w:rPr>
              <w:t>userArea.RecruitmentDescription</w:t>
            </w:r>
          </w:p>
        </w:tc>
        <w:tc>
          <w:tcPr>
            <w:tcW w:w="3610" w:type="dxa"/>
            <w:tcBorders>
              <w:top w:val="single" w:sz="4" w:space="0" w:color="auto"/>
              <w:left w:val="single" w:sz="4" w:space="0" w:color="auto"/>
              <w:right w:val="single" w:sz="4" w:space="0" w:color="auto"/>
            </w:tcBorders>
            <w:tcPrChange w:id="42"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6E223AAD" w14:textId="77777777" w:rsidR="00895AB4" w:rsidRPr="00BD5FDB" w:rsidRDefault="000D4A1B" w:rsidP="00AC70B6">
            <w:pPr>
              <w:pStyle w:val="Other0"/>
            </w:pPr>
            <w:r w:rsidRPr="00BD5FDB">
              <w:rPr>
                <w:rStyle w:val="Other"/>
              </w:rPr>
              <w:t>&gt; optional</w:t>
            </w:r>
          </w:p>
          <w:p w14:paraId="3231F097" w14:textId="01C757BA" w:rsidR="00895AB4" w:rsidRPr="00BD5FDB" w:rsidRDefault="000D4A1B" w:rsidP="00AC70B6">
            <w:pPr>
              <w:pStyle w:val="Other0"/>
            </w:pPr>
            <w:r w:rsidRPr="00BD5FDB">
              <w:rPr>
                <w:rStyle w:val="Other"/>
              </w:rPr>
              <w:t>&gt; if completed: maximum 500 characters</w:t>
            </w:r>
          </w:p>
        </w:tc>
      </w:tr>
      <w:tr w:rsidR="00895AB4" w:rsidRPr="00BD5FDB" w14:paraId="254A3E78" w14:textId="77777777" w:rsidTr="000D452A">
        <w:trPr>
          <w:jc w:val="center"/>
          <w:trPrChange w:id="43" w:author="Syrine CHOUCHANE" w:date="2025-10-31T15:36:00Z" w16du:dateUtc="2025-10-31T14:36:00Z">
            <w:trPr>
              <w:jc w:val="center"/>
            </w:trPr>
          </w:trPrChange>
        </w:trPr>
        <w:tc>
          <w:tcPr>
            <w:tcW w:w="432" w:type="dxa"/>
            <w:tcBorders>
              <w:top w:val="single" w:sz="4" w:space="0" w:color="auto"/>
              <w:left w:val="single" w:sz="4" w:space="0" w:color="auto"/>
            </w:tcBorders>
            <w:tcPrChange w:id="44" w:author="Syrine CHOUCHANE" w:date="2025-10-31T15:36:00Z" w16du:dateUtc="2025-10-31T14:36:00Z">
              <w:tcPr>
                <w:tcW w:w="432" w:type="dxa"/>
                <w:tcBorders>
                  <w:top w:val="single" w:sz="4" w:space="0" w:color="auto"/>
                  <w:left w:val="single" w:sz="4" w:space="0" w:color="auto"/>
                </w:tcBorders>
              </w:tcPr>
            </w:tcPrChange>
          </w:tcPr>
          <w:p w14:paraId="110551ED" w14:textId="77777777" w:rsidR="00895AB4" w:rsidRPr="00BD5FDB" w:rsidRDefault="000D4A1B" w:rsidP="00AC70B6">
            <w:pPr>
              <w:pStyle w:val="Other0"/>
            </w:pPr>
            <w:r w:rsidRPr="00BD5FDB">
              <w:rPr>
                <w:rStyle w:val="Other"/>
              </w:rPr>
              <w:t>411</w:t>
            </w:r>
          </w:p>
        </w:tc>
        <w:tc>
          <w:tcPr>
            <w:tcW w:w="3576" w:type="dxa"/>
            <w:tcBorders>
              <w:top w:val="single" w:sz="4" w:space="0" w:color="auto"/>
              <w:left w:val="single" w:sz="4" w:space="0" w:color="auto"/>
            </w:tcBorders>
            <w:tcPrChange w:id="45" w:author="Syrine CHOUCHANE" w:date="2025-10-31T15:36:00Z" w16du:dateUtc="2025-10-31T14:36:00Z">
              <w:tcPr>
                <w:tcW w:w="3576" w:type="dxa"/>
                <w:tcBorders>
                  <w:top w:val="single" w:sz="4" w:space="0" w:color="auto"/>
                  <w:left w:val="single" w:sz="4" w:space="0" w:color="auto"/>
                </w:tcBorders>
              </w:tcPr>
            </w:tcPrChange>
          </w:tcPr>
          <w:p w14:paraId="1424BB81" w14:textId="77777777" w:rsidR="00895AB4" w:rsidRPr="0095354F" w:rsidRDefault="000D4A1B" w:rsidP="00AC70B6">
            <w:pPr>
              <w:pStyle w:val="Other0"/>
              <w:rPr>
                <w:lang w:val="es-ES"/>
              </w:rPr>
            </w:pPr>
            <w:r w:rsidRPr="0095354F">
              <w:rPr>
                <w:rStyle w:val="Other"/>
                <w:lang w:val="es-ES"/>
              </w:rPr>
              <w:t>API_411_INVALID_URL_VIDEO_ERROR</w:t>
            </w:r>
          </w:p>
        </w:tc>
        <w:tc>
          <w:tcPr>
            <w:tcW w:w="2702" w:type="dxa"/>
            <w:tcBorders>
              <w:top w:val="single" w:sz="4" w:space="0" w:color="auto"/>
              <w:left w:val="single" w:sz="4" w:space="0" w:color="auto"/>
            </w:tcBorders>
            <w:tcPrChange w:id="46" w:author="Syrine CHOUCHANE" w:date="2025-10-31T15:36:00Z" w16du:dateUtc="2025-10-31T14:36:00Z">
              <w:tcPr>
                <w:tcW w:w="2702" w:type="dxa"/>
                <w:tcBorders>
                  <w:top w:val="single" w:sz="4" w:space="0" w:color="auto"/>
                  <w:left w:val="single" w:sz="4" w:space="0" w:color="auto"/>
                </w:tcBorders>
              </w:tcPr>
            </w:tcPrChange>
          </w:tcPr>
          <w:p w14:paraId="603A0580" w14:textId="77777777" w:rsidR="00895AB4" w:rsidRPr="00BD5FDB" w:rsidRDefault="000D4A1B" w:rsidP="00AC70B6">
            <w:pPr>
              <w:pStyle w:val="Other0"/>
            </w:pPr>
            <w:r w:rsidRPr="00BD5FDB">
              <w:rPr>
                <w:rStyle w:val="Other"/>
              </w:rPr>
              <w:t>userArea.UrlVideo tag</w:t>
            </w:r>
          </w:p>
        </w:tc>
        <w:tc>
          <w:tcPr>
            <w:tcW w:w="3610" w:type="dxa"/>
            <w:tcBorders>
              <w:top w:val="single" w:sz="4" w:space="0" w:color="auto"/>
              <w:left w:val="single" w:sz="4" w:space="0" w:color="auto"/>
              <w:right w:val="single" w:sz="4" w:space="0" w:color="auto"/>
            </w:tcBorders>
            <w:tcPrChange w:id="47"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2CF1DDD6" w14:textId="6AE11B58" w:rsidR="00895AB4" w:rsidRPr="00BD5FDB" w:rsidRDefault="009710C9" w:rsidP="00AC70B6">
            <w:pPr>
              <w:pStyle w:val="Other0"/>
              <w:tabs>
                <w:tab w:val="left" w:pos="134"/>
              </w:tabs>
            </w:pPr>
            <w:r w:rsidRPr="00BD5FDB">
              <w:t>&gt;</w:t>
            </w:r>
            <w:r w:rsidRPr="00BD5FDB">
              <w:tab/>
            </w:r>
            <w:r w:rsidRPr="00BD5FDB">
              <w:rPr>
                <w:rStyle w:val="Other"/>
              </w:rPr>
              <w:t>optional</w:t>
            </w:r>
          </w:p>
          <w:p w14:paraId="55D82884" w14:textId="525D931A" w:rsidR="00895AB4" w:rsidRPr="00BD5FDB" w:rsidRDefault="009710C9" w:rsidP="00AC70B6">
            <w:pPr>
              <w:pStyle w:val="Other0"/>
              <w:tabs>
                <w:tab w:val="left" w:pos="134"/>
              </w:tabs>
            </w:pPr>
            <w:r w:rsidRPr="00BD5FDB">
              <w:t>&gt;</w:t>
            </w:r>
            <w:r w:rsidRPr="00BD5FDB">
              <w:tab/>
            </w:r>
            <w:r w:rsidRPr="00BD5FDB">
              <w:rPr>
                <w:rStyle w:val="Other"/>
              </w:rPr>
              <w:t>URL youtube/vimeo/dailymotion video</w:t>
            </w:r>
          </w:p>
          <w:p w14:paraId="60973E9F" w14:textId="18035196" w:rsidR="00895AB4" w:rsidRPr="00BD5FDB" w:rsidRDefault="009710C9" w:rsidP="00AC70B6">
            <w:pPr>
              <w:pStyle w:val="Other0"/>
              <w:tabs>
                <w:tab w:val="left" w:pos="134"/>
              </w:tabs>
            </w:pPr>
            <w:r w:rsidRPr="00BD5FDB">
              <w:t>&gt;</w:t>
            </w:r>
            <w:r w:rsidRPr="00BD5FDB">
              <w:tab/>
            </w:r>
            <w:r w:rsidRPr="00BD5FDB">
              <w:rPr>
                <w:rStyle w:val="Other"/>
              </w:rPr>
              <w:t>see REGEXP URL_VIDEO described below.</w:t>
            </w:r>
          </w:p>
        </w:tc>
      </w:tr>
      <w:tr w:rsidR="00895AB4" w:rsidRPr="008907E5" w14:paraId="49D3E0E3" w14:textId="77777777" w:rsidTr="000D452A">
        <w:trPr>
          <w:jc w:val="center"/>
          <w:trPrChange w:id="48" w:author="Syrine CHOUCHANE" w:date="2025-10-31T15:36:00Z" w16du:dateUtc="2025-10-31T14:36:00Z">
            <w:trPr>
              <w:jc w:val="center"/>
            </w:trPr>
          </w:trPrChange>
        </w:trPr>
        <w:tc>
          <w:tcPr>
            <w:tcW w:w="432" w:type="dxa"/>
            <w:tcBorders>
              <w:top w:val="single" w:sz="4" w:space="0" w:color="auto"/>
              <w:left w:val="single" w:sz="4" w:space="0" w:color="auto"/>
            </w:tcBorders>
            <w:tcPrChange w:id="49" w:author="Syrine CHOUCHANE" w:date="2025-10-31T15:36:00Z" w16du:dateUtc="2025-10-31T14:36:00Z">
              <w:tcPr>
                <w:tcW w:w="432" w:type="dxa"/>
                <w:tcBorders>
                  <w:top w:val="single" w:sz="4" w:space="0" w:color="auto"/>
                  <w:left w:val="single" w:sz="4" w:space="0" w:color="auto"/>
                </w:tcBorders>
              </w:tcPr>
            </w:tcPrChange>
          </w:tcPr>
          <w:p w14:paraId="2C4B39DE" w14:textId="77777777" w:rsidR="00895AB4" w:rsidRPr="00BD5FDB" w:rsidRDefault="000D4A1B" w:rsidP="00AC70B6">
            <w:pPr>
              <w:pStyle w:val="Other0"/>
            </w:pPr>
            <w:r w:rsidRPr="00BD5FDB">
              <w:rPr>
                <w:rStyle w:val="Other"/>
              </w:rPr>
              <w:t>412</w:t>
            </w:r>
          </w:p>
        </w:tc>
        <w:tc>
          <w:tcPr>
            <w:tcW w:w="3576" w:type="dxa"/>
            <w:tcBorders>
              <w:top w:val="single" w:sz="4" w:space="0" w:color="auto"/>
              <w:left w:val="single" w:sz="4" w:space="0" w:color="auto"/>
            </w:tcBorders>
            <w:tcPrChange w:id="50" w:author="Syrine CHOUCHANE" w:date="2025-10-31T15:36:00Z" w16du:dateUtc="2025-10-31T14:36:00Z">
              <w:tcPr>
                <w:tcW w:w="3576" w:type="dxa"/>
                <w:tcBorders>
                  <w:top w:val="single" w:sz="4" w:space="0" w:color="auto"/>
                  <w:left w:val="single" w:sz="4" w:space="0" w:color="auto"/>
                </w:tcBorders>
              </w:tcPr>
            </w:tcPrChange>
          </w:tcPr>
          <w:p w14:paraId="5CF7BCEF" w14:textId="77777777" w:rsidR="00895AB4" w:rsidRPr="00BD5FDB" w:rsidRDefault="000D4A1B" w:rsidP="00AC70B6">
            <w:pPr>
              <w:pStyle w:val="Other0"/>
            </w:pPr>
            <w:r w:rsidRPr="00BD5FDB">
              <w:rPr>
                <w:rStyle w:val="Other"/>
              </w:rPr>
              <w:t>API_412_INVALID_DISPLAYED_PAY_ERROR</w:t>
            </w:r>
          </w:p>
        </w:tc>
        <w:tc>
          <w:tcPr>
            <w:tcW w:w="2702" w:type="dxa"/>
            <w:tcBorders>
              <w:top w:val="single" w:sz="4" w:space="0" w:color="auto"/>
              <w:left w:val="single" w:sz="4" w:space="0" w:color="auto"/>
            </w:tcBorders>
            <w:tcPrChange w:id="51" w:author="Syrine CHOUCHANE" w:date="2025-10-31T15:36:00Z" w16du:dateUtc="2025-10-31T14:36:00Z">
              <w:tcPr>
                <w:tcW w:w="2702" w:type="dxa"/>
                <w:tcBorders>
                  <w:top w:val="single" w:sz="4" w:space="0" w:color="auto"/>
                  <w:left w:val="single" w:sz="4" w:space="0" w:color="auto"/>
                </w:tcBorders>
              </w:tcPr>
            </w:tcPrChange>
          </w:tcPr>
          <w:p w14:paraId="2717FB03" w14:textId="77777777" w:rsidR="00895AB4" w:rsidRPr="00BD5FDB" w:rsidRDefault="000D4A1B" w:rsidP="00AC70B6">
            <w:pPr>
              <w:pStyle w:val="Other0"/>
            </w:pPr>
            <w:r w:rsidRPr="00BD5FDB">
              <w:rPr>
                <w:rStyle w:val="Other"/>
              </w:rPr>
              <w:t>userArea.DisplayedPay tag</w:t>
            </w:r>
          </w:p>
        </w:tc>
        <w:tc>
          <w:tcPr>
            <w:tcW w:w="3610" w:type="dxa"/>
            <w:tcBorders>
              <w:top w:val="single" w:sz="4" w:space="0" w:color="auto"/>
              <w:left w:val="single" w:sz="4" w:space="0" w:color="auto"/>
              <w:right w:val="single" w:sz="4" w:space="0" w:color="auto"/>
            </w:tcBorders>
            <w:tcPrChange w:id="52" w:author="Syrine CHOUCHANE" w:date="2025-10-31T15:36:00Z" w16du:dateUtc="2025-10-31T14:36:00Z">
              <w:tcPr>
                <w:tcW w:w="3610" w:type="dxa"/>
                <w:tcBorders>
                  <w:top w:val="single" w:sz="4" w:space="0" w:color="auto"/>
                  <w:left w:val="single" w:sz="4" w:space="0" w:color="auto"/>
                  <w:right w:val="single" w:sz="4" w:space="0" w:color="auto"/>
                </w:tcBorders>
              </w:tcPr>
            </w:tcPrChange>
          </w:tcPr>
          <w:p w14:paraId="5E0561ED" w14:textId="41E56292" w:rsidR="00895AB4" w:rsidRPr="00BD5FDB" w:rsidRDefault="009710C9" w:rsidP="00AC70B6">
            <w:pPr>
              <w:pStyle w:val="Other0"/>
              <w:tabs>
                <w:tab w:val="left" w:pos="144"/>
              </w:tabs>
            </w:pPr>
            <w:r w:rsidRPr="00BD5FDB">
              <w:t>&gt;</w:t>
            </w:r>
            <w:r w:rsidRPr="00BD5FDB">
              <w:tab/>
            </w:r>
            <w:r w:rsidRPr="00BD5FDB">
              <w:rPr>
                <w:rStyle w:val="Other"/>
              </w:rPr>
              <w:t>the salary display method is mandatory.</w:t>
            </w:r>
          </w:p>
          <w:p w14:paraId="0F8AB803" w14:textId="564576A4" w:rsidR="00895AB4" w:rsidRPr="0095354F" w:rsidRDefault="009710C9" w:rsidP="00AC70B6">
            <w:pPr>
              <w:pStyle w:val="Other0"/>
              <w:tabs>
                <w:tab w:val="left" w:pos="144"/>
              </w:tabs>
              <w:rPr>
                <w:lang w:val="fr-FR"/>
              </w:rPr>
            </w:pPr>
            <w:r w:rsidRPr="0095354F">
              <w:rPr>
                <w:lang w:val="fr-FR"/>
              </w:rPr>
              <w:t>&gt;</w:t>
            </w:r>
            <w:r w:rsidRPr="0095354F">
              <w:rPr>
                <w:lang w:val="fr-FR"/>
              </w:rPr>
              <w:tab/>
            </w:r>
            <w:r w:rsidRPr="0095354F">
              <w:rPr>
                <w:rStyle w:val="Other"/>
                <w:lang w:val="fr-FR"/>
              </w:rPr>
              <w:t>see value domain</w:t>
            </w:r>
          </w:p>
          <w:p w14:paraId="57C208AE" w14:textId="77777777" w:rsidR="00895AB4" w:rsidRPr="0095354F" w:rsidRDefault="000D4A1B" w:rsidP="00AC70B6">
            <w:pPr>
              <w:pStyle w:val="Other0"/>
              <w:rPr>
                <w:lang w:val="fr-FR"/>
              </w:rPr>
            </w:pPr>
            <w:r w:rsidRPr="0095354F">
              <w:rPr>
                <w:rStyle w:val="Other"/>
                <w:lang w:val="fr-FR"/>
              </w:rPr>
              <w:t>SALAIRE_TEXTE_DOMAIN</w:t>
            </w:r>
          </w:p>
        </w:tc>
      </w:tr>
      <w:tr w:rsidR="00895AB4" w:rsidRPr="00BD5FDB" w14:paraId="11E6C900" w14:textId="77777777" w:rsidTr="000D452A">
        <w:trPr>
          <w:jc w:val="center"/>
          <w:trPrChange w:id="53" w:author="Syrine CHOUCHANE" w:date="2025-10-31T15:36:00Z" w16du:dateUtc="2025-10-31T14:36:00Z">
            <w:trPr>
              <w:jc w:val="center"/>
            </w:trPr>
          </w:trPrChange>
        </w:trPr>
        <w:tc>
          <w:tcPr>
            <w:tcW w:w="432" w:type="dxa"/>
            <w:tcBorders>
              <w:top w:val="single" w:sz="4" w:space="0" w:color="auto"/>
              <w:left w:val="single" w:sz="4" w:space="0" w:color="auto"/>
              <w:bottom w:val="single" w:sz="4" w:space="0" w:color="auto"/>
            </w:tcBorders>
            <w:tcPrChange w:id="54" w:author="Syrine CHOUCHANE" w:date="2025-10-31T15:36:00Z" w16du:dateUtc="2025-10-31T14:36:00Z">
              <w:tcPr>
                <w:tcW w:w="432" w:type="dxa"/>
                <w:tcBorders>
                  <w:top w:val="single" w:sz="4" w:space="0" w:color="auto"/>
                  <w:left w:val="single" w:sz="4" w:space="0" w:color="auto"/>
                  <w:bottom w:val="single" w:sz="4" w:space="0" w:color="auto"/>
                </w:tcBorders>
              </w:tcPr>
            </w:tcPrChange>
          </w:tcPr>
          <w:p w14:paraId="606750F6" w14:textId="77777777" w:rsidR="00895AB4" w:rsidRPr="00BD5FDB" w:rsidRDefault="000D4A1B" w:rsidP="00AC70B6">
            <w:pPr>
              <w:pStyle w:val="Other0"/>
            </w:pPr>
            <w:r w:rsidRPr="00BD5FDB">
              <w:rPr>
                <w:rStyle w:val="Other"/>
              </w:rPr>
              <w:t>413</w:t>
            </w:r>
          </w:p>
        </w:tc>
        <w:tc>
          <w:tcPr>
            <w:tcW w:w="3576" w:type="dxa"/>
            <w:tcBorders>
              <w:top w:val="single" w:sz="4" w:space="0" w:color="auto"/>
              <w:left w:val="single" w:sz="4" w:space="0" w:color="auto"/>
              <w:bottom w:val="single" w:sz="4" w:space="0" w:color="auto"/>
            </w:tcBorders>
            <w:tcPrChange w:id="55" w:author="Syrine CHOUCHANE" w:date="2025-10-31T15:36:00Z" w16du:dateUtc="2025-10-31T14:36:00Z">
              <w:tcPr>
                <w:tcW w:w="3576" w:type="dxa"/>
                <w:tcBorders>
                  <w:top w:val="single" w:sz="4" w:space="0" w:color="auto"/>
                  <w:left w:val="single" w:sz="4" w:space="0" w:color="auto"/>
                  <w:bottom w:val="single" w:sz="4" w:space="0" w:color="auto"/>
                </w:tcBorders>
              </w:tcPr>
            </w:tcPrChange>
          </w:tcPr>
          <w:p w14:paraId="7699C7CD" w14:textId="77777777" w:rsidR="00895AB4" w:rsidRPr="00BD5FDB" w:rsidRDefault="000D4A1B" w:rsidP="00AC70B6">
            <w:pPr>
              <w:pStyle w:val="Other0"/>
            </w:pPr>
            <w:r w:rsidRPr="00BD5FDB">
              <w:rPr>
                <w:rStyle w:val="Other"/>
              </w:rPr>
              <w:t>API_413_WRONG_COMPETENCY_ EVIDENCE_ERROR</w:t>
            </w:r>
          </w:p>
        </w:tc>
        <w:tc>
          <w:tcPr>
            <w:tcW w:w="2702" w:type="dxa"/>
            <w:tcBorders>
              <w:top w:val="single" w:sz="4" w:space="0" w:color="auto"/>
              <w:left w:val="single" w:sz="4" w:space="0" w:color="auto"/>
              <w:bottom w:val="single" w:sz="4" w:space="0" w:color="auto"/>
            </w:tcBorders>
            <w:tcPrChange w:id="56" w:author="Syrine CHOUCHANE" w:date="2025-10-31T15:36:00Z" w16du:dateUtc="2025-10-31T14:36:00Z">
              <w:tcPr>
                <w:tcW w:w="2702" w:type="dxa"/>
                <w:tcBorders>
                  <w:top w:val="single" w:sz="4" w:space="0" w:color="auto"/>
                  <w:left w:val="single" w:sz="4" w:space="0" w:color="auto"/>
                  <w:bottom w:val="single" w:sz="4" w:space="0" w:color="auto"/>
                </w:tcBorders>
              </w:tcPr>
            </w:tcPrChange>
          </w:tcPr>
          <w:p w14:paraId="04930CE5" w14:textId="77777777" w:rsidR="00895AB4" w:rsidRPr="00BD5FDB" w:rsidRDefault="000D4A1B" w:rsidP="00AC70B6">
            <w:pPr>
              <w:pStyle w:val="Other0"/>
            </w:pPr>
            <w:r w:rsidRPr="00BD5FDB">
              <w:rPr>
                <w:rStyle w:val="Other"/>
              </w:rPr>
              <w:t>The level of experience is not given.</w:t>
            </w:r>
          </w:p>
        </w:tc>
        <w:tc>
          <w:tcPr>
            <w:tcW w:w="3610" w:type="dxa"/>
            <w:tcBorders>
              <w:top w:val="single" w:sz="4" w:space="0" w:color="auto"/>
              <w:left w:val="single" w:sz="4" w:space="0" w:color="auto"/>
              <w:bottom w:val="single" w:sz="4" w:space="0" w:color="auto"/>
              <w:right w:val="single" w:sz="4" w:space="0" w:color="auto"/>
            </w:tcBorders>
            <w:tcPrChange w:id="57" w:author="Syrine CHOUCHANE" w:date="2025-10-31T15:36:00Z" w16du:dateUtc="2025-10-31T14:36:00Z">
              <w:tcPr>
                <w:tcW w:w="3610" w:type="dxa"/>
                <w:tcBorders>
                  <w:top w:val="single" w:sz="4" w:space="0" w:color="auto"/>
                  <w:left w:val="single" w:sz="4" w:space="0" w:color="auto"/>
                  <w:bottom w:val="single" w:sz="4" w:space="0" w:color="auto"/>
                  <w:right w:val="single" w:sz="4" w:space="0" w:color="auto"/>
                </w:tcBorders>
              </w:tcPr>
            </w:tcPrChange>
          </w:tcPr>
          <w:p w14:paraId="186265C4" w14:textId="77777777" w:rsidR="00895AB4" w:rsidRPr="00BD5FDB" w:rsidRDefault="000D4A1B" w:rsidP="00AC70B6">
            <w:pPr>
              <w:pStyle w:val="Other0"/>
            </w:pPr>
            <w:r w:rsidRPr="00BD5FDB">
              <w:rPr>
                <w:rStyle w:val="Other"/>
              </w:rPr>
              <w:t>Check the authorised values for the domain NIVEAU_EXPERIENCE_DOMAIN in the ADEP documentation.</w:t>
            </w:r>
          </w:p>
        </w:tc>
      </w:tr>
      <w:tr w:rsidR="006B3549" w:rsidRPr="00BD5FDB" w14:paraId="3C830104" w14:textId="77777777" w:rsidTr="000D452A">
        <w:trPr>
          <w:jc w:val="center"/>
          <w:ins w:id="58" w:author="Syrine CHOUCHANE" w:date="2025-10-31T15:36:00Z"/>
          <w:trPrChange w:id="59" w:author="Syrine CHOUCHANE" w:date="2025-10-31T15:36:00Z" w16du:dateUtc="2025-10-31T14:36:00Z">
            <w:trPr>
              <w:jc w:val="center"/>
            </w:trPr>
          </w:trPrChange>
        </w:trPr>
        <w:tc>
          <w:tcPr>
            <w:tcW w:w="432" w:type="dxa"/>
            <w:tcBorders>
              <w:top w:val="single" w:sz="4" w:space="0" w:color="auto"/>
              <w:left w:val="single" w:sz="4" w:space="0" w:color="auto"/>
              <w:bottom w:val="single" w:sz="4" w:space="0" w:color="auto"/>
            </w:tcBorders>
            <w:tcPrChange w:id="60" w:author="Syrine CHOUCHANE" w:date="2025-10-31T15:36:00Z" w16du:dateUtc="2025-10-31T14:36:00Z">
              <w:tcPr>
                <w:tcW w:w="432" w:type="dxa"/>
                <w:tcBorders>
                  <w:top w:val="single" w:sz="4" w:space="0" w:color="auto"/>
                  <w:left w:val="single" w:sz="4" w:space="0" w:color="auto"/>
                  <w:bottom w:val="single" w:sz="4" w:space="0" w:color="auto"/>
                </w:tcBorders>
              </w:tcPr>
            </w:tcPrChange>
          </w:tcPr>
          <w:p w14:paraId="15A07343" w14:textId="77777777" w:rsidR="006B3549" w:rsidRDefault="006B3549" w:rsidP="006B3549">
            <w:pPr>
              <w:pStyle w:val="TableParagraph"/>
              <w:ind w:left="6"/>
              <w:jc w:val="center"/>
              <w:rPr>
                <w:ins w:id="61" w:author="Syrine CHOUCHANE" w:date="2025-10-31T15:37:00Z" w16du:dateUtc="2025-10-31T14:37:00Z"/>
                <w:spacing w:val="-5"/>
                <w:sz w:val="16"/>
              </w:rPr>
            </w:pPr>
          </w:p>
          <w:p w14:paraId="609EE700" w14:textId="4772850A" w:rsidR="006B3549" w:rsidRPr="00BD5FDB" w:rsidRDefault="006B3549" w:rsidP="006B3549">
            <w:pPr>
              <w:pStyle w:val="Other0"/>
              <w:rPr>
                <w:ins w:id="62" w:author="Syrine CHOUCHANE" w:date="2025-10-31T15:36:00Z" w16du:dateUtc="2025-10-31T14:36:00Z"/>
                <w:rStyle w:val="Other"/>
              </w:rPr>
            </w:pPr>
            <w:ins w:id="63" w:author="Syrine CHOUCHANE" w:date="2025-10-31T15:37:00Z" w16du:dateUtc="2025-10-31T14:37:00Z">
              <w:r w:rsidRPr="00E02C21">
                <w:rPr>
                  <w:spacing w:val="-5"/>
                </w:rPr>
                <w:t>417</w:t>
              </w:r>
            </w:ins>
          </w:p>
        </w:tc>
        <w:tc>
          <w:tcPr>
            <w:tcW w:w="3576" w:type="dxa"/>
            <w:tcBorders>
              <w:top w:val="single" w:sz="4" w:space="0" w:color="auto"/>
              <w:left w:val="single" w:sz="4" w:space="0" w:color="auto"/>
              <w:bottom w:val="single" w:sz="4" w:space="0" w:color="auto"/>
            </w:tcBorders>
            <w:tcPrChange w:id="64" w:author="Syrine CHOUCHANE" w:date="2025-10-31T15:36:00Z" w16du:dateUtc="2025-10-31T14:36:00Z">
              <w:tcPr>
                <w:tcW w:w="3576" w:type="dxa"/>
                <w:tcBorders>
                  <w:top w:val="single" w:sz="4" w:space="0" w:color="auto"/>
                  <w:left w:val="single" w:sz="4" w:space="0" w:color="auto"/>
                  <w:bottom w:val="single" w:sz="4" w:space="0" w:color="auto"/>
                </w:tcBorders>
              </w:tcPr>
            </w:tcPrChange>
          </w:tcPr>
          <w:p w14:paraId="0F66B737" w14:textId="77777777" w:rsidR="006B3549" w:rsidRPr="005A7BCC" w:rsidRDefault="006B3549" w:rsidP="006B3549">
            <w:pPr>
              <w:pStyle w:val="TableParagraph"/>
              <w:rPr>
                <w:ins w:id="65" w:author="Syrine CHOUCHANE" w:date="2025-10-31T15:37:00Z" w16du:dateUtc="2025-10-31T14:37:00Z"/>
                <w:spacing w:val="-2"/>
                <w:sz w:val="16"/>
                <w:rPrChange w:id="66" w:author="Syrine CHOUCHANE" w:date="2025-11-17T16:20:00Z" w16du:dateUtc="2025-11-17T15:20:00Z">
                  <w:rPr>
                    <w:ins w:id="67" w:author="Syrine CHOUCHANE" w:date="2025-10-31T15:37:00Z" w16du:dateUtc="2025-10-31T14:37:00Z"/>
                    <w:spacing w:val="-2"/>
                    <w:sz w:val="16"/>
                    <w:highlight w:val="yellow"/>
                  </w:rPr>
                </w:rPrChange>
              </w:rPr>
            </w:pPr>
            <w:ins w:id="68" w:author="Syrine CHOUCHANE" w:date="2025-10-31T15:37:00Z" w16du:dateUtc="2025-10-31T14:37:00Z">
              <w:r w:rsidRPr="005A7BCC">
                <w:rPr>
                  <w:spacing w:val="-2"/>
                  <w:sz w:val="16"/>
                  <w:rPrChange w:id="69" w:author="Syrine CHOUCHANE" w:date="2025-11-17T16:20:00Z" w16du:dateUtc="2025-11-17T15:20:00Z">
                    <w:rPr>
                      <w:spacing w:val="-2"/>
                      <w:sz w:val="16"/>
                      <w:highlight w:val="yellow"/>
                    </w:rPr>
                  </w:rPrChange>
                </w:rPr>
                <w:t>API_417_INVALID_STAGE_DISPLAYED_PAY_ERROR</w:t>
              </w:r>
            </w:ins>
          </w:p>
          <w:p w14:paraId="4B10D923" w14:textId="77777777" w:rsidR="006B3549" w:rsidRPr="005A7BCC" w:rsidRDefault="006B3549" w:rsidP="006B3549">
            <w:pPr>
              <w:pStyle w:val="Other0"/>
              <w:rPr>
                <w:ins w:id="70" w:author="Syrine CHOUCHANE" w:date="2025-10-31T15:36:00Z" w16du:dateUtc="2025-10-31T14:36:00Z"/>
                <w:rStyle w:val="Other"/>
              </w:rPr>
            </w:pPr>
          </w:p>
        </w:tc>
        <w:tc>
          <w:tcPr>
            <w:tcW w:w="2702" w:type="dxa"/>
            <w:tcBorders>
              <w:top w:val="single" w:sz="4" w:space="0" w:color="auto"/>
              <w:left w:val="single" w:sz="4" w:space="0" w:color="auto"/>
              <w:bottom w:val="single" w:sz="4" w:space="0" w:color="auto"/>
            </w:tcBorders>
            <w:tcPrChange w:id="71" w:author="Syrine CHOUCHANE" w:date="2025-10-31T15:36:00Z" w16du:dateUtc="2025-10-31T14:36:00Z">
              <w:tcPr>
                <w:tcW w:w="2702" w:type="dxa"/>
                <w:tcBorders>
                  <w:top w:val="single" w:sz="4" w:space="0" w:color="auto"/>
                  <w:left w:val="single" w:sz="4" w:space="0" w:color="auto"/>
                  <w:bottom w:val="single" w:sz="4" w:space="0" w:color="auto"/>
                </w:tcBorders>
              </w:tcPr>
            </w:tcPrChange>
          </w:tcPr>
          <w:p w14:paraId="6066DEB7" w14:textId="1150A7CB" w:rsidR="006B3549" w:rsidRPr="005A7BCC" w:rsidRDefault="00AF1C9F" w:rsidP="006B3549">
            <w:pPr>
              <w:pStyle w:val="Other0"/>
              <w:rPr>
                <w:ins w:id="72" w:author="Syrine CHOUCHANE" w:date="2025-10-31T15:36:00Z" w16du:dateUtc="2025-10-31T14:36:00Z"/>
                <w:rStyle w:val="Other"/>
              </w:rPr>
            </w:pPr>
            <w:ins w:id="73" w:author="Syrine CHOUCHANE" w:date="2025-10-31T15:41:00Z" w16du:dateUtc="2025-10-31T14:41:00Z">
              <w:r w:rsidRPr="005A7BCC">
                <w:rPr>
                  <w:spacing w:val="-2"/>
                  <w:rPrChange w:id="74" w:author="Syrine CHOUCHANE" w:date="2025-11-17T16:20:00Z" w16du:dateUtc="2025-11-17T15:20:00Z">
                    <w:rPr>
                      <w:spacing w:val="-2"/>
                      <w:highlight w:val="yellow"/>
                    </w:rPr>
                  </w:rPrChange>
                </w:rPr>
                <w:t>ss</w:t>
              </w:r>
            </w:ins>
            <w:ins w:id="75" w:author="Syrine CHOUCHANE" w:date="2025-10-31T15:37:00Z" w16du:dateUtc="2025-10-31T14:37:00Z">
              <w:r w:rsidR="006B3549" w:rsidRPr="005A7BCC">
                <w:rPr>
                  <w:spacing w:val="-2"/>
                  <w:rPrChange w:id="76" w:author="Syrine CHOUCHANE" w:date="2025-11-17T16:20:00Z" w16du:dateUtc="2025-11-17T15:20:00Z">
                    <w:rPr>
                      <w:spacing w:val="-2"/>
                      <w:highlight w:val="yellow"/>
                    </w:rPr>
                  </w:rPrChange>
                </w:rPr>
                <w:t>userArea.DisplayedPay</w:t>
              </w:r>
            </w:ins>
            <w:ins w:id="77" w:author="Syrine CHOUCHANE" w:date="2025-10-31T15:38:00Z" w16du:dateUtc="2025-10-31T14:38:00Z">
              <w:r w:rsidR="00E839C3" w:rsidRPr="005A7BCC">
                <w:rPr>
                  <w:spacing w:val="-2"/>
                </w:rPr>
                <w:t xml:space="preserve"> tag</w:t>
              </w:r>
            </w:ins>
          </w:p>
        </w:tc>
        <w:tc>
          <w:tcPr>
            <w:tcW w:w="3610" w:type="dxa"/>
            <w:tcBorders>
              <w:top w:val="single" w:sz="4" w:space="0" w:color="auto"/>
              <w:left w:val="single" w:sz="4" w:space="0" w:color="auto"/>
              <w:bottom w:val="single" w:sz="4" w:space="0" w:color="auto"/>
              <w:right w:val="single" w:sz="4" w:space="0" w:color="auto"/>
            </w:tcBorders>
            <w:tcPrChange w:id="78" w:author="Syrine CHOUCHANE" w:date="2025-10-31T15:36:00Z" w16du:dateUtc="2025-10-31T14:36:00Z">
              <w:tcPr>
                <w:tcW w:w="3610" w:type="dxa"/>
                <w:tcBorders>
                  <w:top w:val="single" w:sz="4" w:space="0" w:color="auto"/>
                  <w:left w:val="single" w:sz="4" w:space="0" w:color="auto"/>
                  <w:bottom w:val="single" w:sz="4" w:space="0" w:color="auto"/>
                  <w:right w:val="single" w:sz="4" w:space="0" w:color="auto"/>
                </w:tcBorders>
              </w:tcPr>
            </w:tcPrChange>
          </w:tcPr>
          <w:p w14:paraId="01550C4B" w14:textId="25D52C2E" w:rsidR="006B3549" w:rsidRPr="005A7BCC" w:rsidRDefault="006643B9" w:rsidP="006B3549">
            <w:pPr>
              <w:pStyle w:val="TableParagraph"/>
              <w:numPr>
                <w:ilvl w:val="0"/>
                <w:numId w:val="16"/>
              </w:numPr>
              <w:tabs>
                <w:tab w:val="left" w:pos="213"/>
              </w:tabs>
              <w:ind w:left="213" w:hanging="136"/>
              <w:rPr>
                <w:ins w:id="79" w:author="Syrine CHOUCHANE" w:date="2025-10-31T15:37:00Z" w16du:dateUtc="2025-10-31T14:37:00Z"/>
                <w:sz w:val="16"/>
                <w:rPrChange w:id="80" w:author="Syrine CHOUCHANE" w:date="2025-11-17T16:20:00Z" w16du:dateUtc="2025-11-17T15:20:00Z">
                  <w:rPr>
                    <w:ins w:id="81" w:author="Syrine CHOUCHANE" w:date="2025-10-31T15:37:00Z" w16du:dateUtc="2025-10-31T14:37:00Z"/>
                    <w:sz w:val="16"/>
                    <w:highlight w:val="yellow"/>
                  </w:rPr>
                </w:rPrChange>
              </w:rPr>
            </w:pPr>
            <w:ins w:id="82" w:author="Syrine CHOUCHANE" w:date="2025-10-31T15:39:00Z" w16du:dateUtc="2025-10-31T14:39:00Z">
              <w:r w:rsidRPr="005A7BCC">
                <w:rPr>
                  <w:rStyle w:val="Other"/>
                </w:rPr>
                <w:t>The salary display method is mandatory</w:t>
              </w:r>
            </w:ins>
          </w:p>
          <w:p w14:paraId="423107CC" w14:textId="5CE150C1" w:rsidR="00F979F8" w:rsidRPr="005A7BCC" w:rsidRDefault="006643B9" w:rsidP="006B3549">
            <w:pPr>
              <w:pStyle w:val="Other0"/>
              <w:rPr>
                <w:ins w:id="83" w:author="Syrine CHOUCHANE" w:date="2025-10-31T15:38:00Z" w16du:dateUtc="2025-10-31T14:38:00Z"/>
                <w:spacing w:val="-2"/>
                <w:rPrChange w:id="84" w:author="Syrine CHOUCHANE" w:date="2025-11-17T16:20:00Z" w16du:dateUtc="2025-11-17T15:20:00Z">
                  <w:rPr>
                    <w:ins w:id="85" w:author="Syrine CHOUCHANE" w:date="2025-10-31T15:38:00Z" w16du:dateUtc="2025-10-31T14:38:00Z"/>
                    <w:spacing w:val="-2"/>
                    <w:highlight w:val="yellow"/>
                  </w:rPr>
                </w:rPrChange>
              </w:rPr>
            </w:pPr>
            <w:ins w:id="86" w:author="Syrine CHOUCHANE" w:date="2025-10-31T15:39:00Z" w16du:dateUtc="2025-10-31T14:39:00Z">
              <w:r w:rsidRPr="005A7BCC">
                <w:rPr>
                  <w:rPrChange w:id="87" w:author="Syrine CHOUCHANE" w:date="2025-11-17T16:20:00Z" w16du:dateUtc="2025-11-17T15:20:00Z">
                    <w:rPr>
                      <w:highlight w:val="yellow"/>
                    </w:rPr>
                  </w:rPrChange>
                </w:rPr>
                <w:t xml:space="preserve">  &gt; </w:t>
              </w:r>
            </w:ins>
            <w:ins w:id="88" w:author="Syrine CHOUCHANE" w:date="2025-10-31T15:38:00Z" w16du:dateUtc="2025-10-31T14:38:00Z">
              <w:r w:rsidR="00F979F8" w:rsidRPr="005A7BCC">
                <w:rPr>
                  <w:rStyle w:val="Other"/>
                  <w:lang w:val="fr-FR"/>
                </w:rPr>
                <w:t>see value domain</w:t>
              </w:r>
              <w:r w:rsidR="00F979F8" w:rsidRPr="005A7BCC">
                <w:rPr>
                  <w:spacing w:val="-2"/>
                  <w:rPrChange w:id="89" w:author="Syrine CHOUCHANE" w:date="2025-11-17T16:20:00Z" w16du:dateUtc="2025-11-17T15:20:00Z">
                    <w:rPr>
                      <w:spacing w:val="-2"/>
                      <w:highlight w:val="yellow"/>
                    </w:rPr>
                  </w:rPrChange>
                </w:rPr>
                <w:t xml:space="preserve"> </w:t>
              </w:r>
            </w:ins>
          </w:p>
          <w:p w14:paraId="657B0BDD" w14:textId="50A76DED" w:rsidR="006B3549" w:rsidRPr="005A7BCC" w:rsidRDefault="006B3549" w:rsidP="006B3549">
            <w:pPr>
              <w:pStyle w:val="Other0"/>
              <w:rPr>
                <w:ins w:id="90" w:author="Syrine CHOUCHANE" w:date="2025-10-31T15:36:00Z" w16du:dateUtc="2025-10-31T14:36:00Z"/>
                <w:rStyle w:val="Other"/>
              </w:rPr>
            </w:pPr>
            <w:ins w:id="91" w:author="Syrine CHOUCHANE" w:date="2025-10-31T15:37:00Z" w16du:dateUtc="2025-10-31T14:37:00Z">
              <w:r w:rsidRPr="005A7BCC">
                <w:rPr>
                  <w:spacing w:val="-2"/>
                  <w:rPrChange w:id="92" w:author="Syrine CHOUCHANE" w:date="2025-11-17T16:20:00Z" w16du:dateUtc="2025-11-17T15:20:00Z">
                    <w:rPr>
                      <w:spacing w:val="-2"/>
                      <w:highlight w:val="yellow"/>
                    </w:rPr>
                  </w:rPrChange>
                </w:rPr>
                <w:t>SALAIRE_TEXTE_DOMAIN</w:t>
              </w:r>
              <w:r w:rsidRPr="005A7BCC">
                <w:rPr>
                  <w:rPrChange w:id="93" w:author="Syrine CHOUCHANE" w:date="2025-11-17T16:20:00Z" w16du:dateUtc="2025-11-17T15:20:00Z">
                    <w:rPr>
                      <w:highlight w:val="yellow"/>
                    </w:rPr>
                  </w:rPrChange>
                </w:rPr>
                <w:t xml:space="preserve"> </w:t>
              </w:r>
            </w:ins>
          </w:p>
        </w:tc>
      </w:tr>
      <w:tr w:rsidR="006B3549" w:rsidRPr="00BD5FDB" w14:paraId="3C0EF3B8" w14:textId="77777777" w:rsidTr="000D452A">
        <w:trPr>
          <w:jc w:val="center"/>
          <w:ins w:id="94" w:author="Syrine CHOUCHANE" w:date="2025-10-31T15:37:00Z"/>
        </w:trPr>
        <w:tc>
          <w:tcPr>
            <w:tcW w:w="432" w:type="dxa"/>
            <w:tcBorders>
              <w:top w:val="single" w:sz="4" w:space="0" w:color="auto"/>
              <w:left w:val="single" w:sz="4" w:space="0" w:color="auto"/>
              <w:bottom w:val="single" w:sz="4" w:space="0" w:color="auto"/>
            </w:tcBorders>
          </w:tcPr>
          <w:p w14:paraId="1735DE16" w14:textId="24A8ADFD" w:rsidR="006B3549" w:rsidRDefault="006B3549" w:rsidP="006B3549">
            <w:pPr>
              <w:ind w:left="6"/>
              <w:jc w:val="center"/>
              <w:rPr>
                <w:ins w:id="95" w:author="Syrine CHOUCHANE" w:date="2025-10-31T15:37:00Z" w16du:dateUtc="2025-10-31T14:37:00Z"/>
                <w:spacing w:val="-5"/>
                <w:sz w:val="16"/>
              </w:rPr>
            </w:pPr>
            <w:ins w:id="96" w:author="Syrine CHOUCHANE" w:date="2025-10-31T15:37:00Z" w16du:dateUtc="2025-10-31T14:37:00Z">
              <w:r>
                <w:rPr>
                  <w:spacing w:val="-5"/>
                  <w:sz w:val="16"/>
                </w:rPr>
                <w:t>418</w:t>
              </w:r>
            </w:ins>
          </w:p>
        </w:tc>
        <w:tc>
          <w:tcPr>
            <w:tcW w:w="3576" w:type="dxa"/>
            <w:tcBorders>
              <w:top w:val="single" w:sz="4" w:space="0" w:color="auto"/>
              <w:left w:val="single" w:sz="4" w:space="0" w:color="auto"/>
              <w:bottom w:val="single" w:sz="4" w:space="0" w:color="auto"/>
            </w:tcBorders>
          </w:tcPr>
          <w:p w14:paraId="76279C12" w14:textId="77777777" w:rsidR="006B3549" w:rsidRPr="005A7BCC" w:rsidRDefault="006B3549" w:rsidP="006B3549">
            <w:pPr>
              <w:pStyle w:val="TableParagraph"/>
              <w:rPr>
                <w:ins w:id="97" w:author="Syrine CHOUCHANE" w:date="2025-10-31T15:37:00Z" w16du:dateUtc="2025-10-31T14:37:00Z"/>
                <w:spacing w:val="-2"/>
                <w:sz w:val="16"/>
                <w:rPrChange w:id="98" w:author="Syrine CHOUCHANE" w:date="2025-11-17T16:20:00Z" w16du:dateUtc="2025-11-17T15:20:00Z">
                  <w:rPr>
                    <w:ins w:id="99" w:author="Syrine CHOUCHANE" w:date="2025-10-31T15:37:00Z" w16du:dateUtc="2025-10-31T14:37:00Z"/>
                    <w:spacing w:val="-2"/>
                    <w:sz w:val="16"/>
                    <w:highlight w:val="yellow"/>
                  </w:rPr>
                </w:rPrChange>
              </w:rPr>
            </w:pPr>
            <w:ins w:id="100" w:author="Syrine CHOUCHANE" w:date="2025-10-31T15:37:00Z" w16du:dateUtc="2025-10-31T14:37:00Z">
              <w:r w:rsidRPr="005A7BCC">
                <w:rPr>
                  <w:spacing w:val="-2"/>
                  <w:sz w:val="16"/>
                  <w:rPrChange w:id="101" w:author="Syrine CHOUCHANE" w:date="2025-11-17T16:20:00Z" w16du:dateUtc="2025-11-17T15:20:00Z">
                    <w:rPr>
                      <w:spacing w:val="-2"/>
                      <w:sz w:val="16"/>
                      <w:highlight w:val="yellow"/>
                    </w:rPr>
                  </w:rPrChange>
                </w:rPr>
                <w:t>ERECRUT_STAGE_418_EDUCATION_LEVEL_ERROR</w:t>
              </w:r>
            </w:ins>
          </w:p>
          <w:p w14:paraId="0895AA31" w14:textId="77777777" w:rsidR="006B3549" w:rsidRPr="005A7BCC" w:rsidRDefault="006B3549" w:rsidP="006B3549">
            <w:pPr>
              <w:rPr>
                <w:ins w:id="102" w:author="Syrine CHOUCHANE" w:date="2025-10-31T15:37:00Z" w16du:dateUtc="2025-10-31T14:37:00Z"/>
                <w:spacing w:val="-2"/>
                <w:sz w:val="16"/>
                <w:rPrChange w:id="103" w:author="Syrine CHOUCHANE" w:date="2025-11-17T16:20:00Z" w16du:dateUtc="2025-11-17T15:20:00Z">
                  <w:rPr>
                    <w:ins w:id="104" w:author="Syrine CHOUCHANE" w:date="2025-10-31T15:37:00Z" w16du:dateUtc="2025-10-31T14:37:00Z"/>
                    <w:spacing w:val="-2"/>
                    <w:sz w:val="16"/>
                    <w:highlight w:val="yellow"/>
                  </w:rPr>
                </w:rPrChange>
              </w:rPr>
            </w:pPr>
          </w:p>
        </w:tc>
        <w:tc>
          <w:tcPr>
            <w:tcW w:w="2702" w:type="dxa"/>
            <w:tcBorders>
              <w:top w:val="single" w:sz="4" w:space="0" w:color="auto"/>
              <w:left w:val="single" w:sz="4" w:space="0" w:color="auto"/>
              <w:bottom w:val="single" w:sz="4" w:space="0" w:color="auto"/>
            </w:tcBorders>
          </w:tcPr>
          <w:p w14:paraId="70AED61E" w14:textId="546C8E2B" w:rsidR="006B3549" w:rsidRPr="005A7BCC" w:rsidRDefault="006B3549" w:rsidP="006B3549">
            <w:pPr>
              <w:pStyle w:val="Other0"/>
              <w:rPr>
                <w:ins w:id="105" w:author="Syrine CHOUCHANE" w:date="2025-10-31T15:37:00Z" w16du:dateUtc="2025-10-31T14:37:00Z"/>
                <w:rPrChange w:id="106" w:author="Syrine CHOUCHANE" w:date="2025-11-17T16:20:00Z" w16du:dateUtc="2025-11-17T15:20:00Z">
                  <w:rPr>
                    <w:ins w:id="107" w:author="Syrine CHOUCHANE" w:date="2025-10-31T15:37:00Z" w16du:dateUtc="2025-10-31T14:37:00Z"/>
                    <w:highlight w:val="yellow"/>
                  </w:rPr>
                </w:rPrChange>
              </w:rPr>
            </w:pPr>
            <w:ins w:id="108" w:author="Syrine CHOUCHANE" w:date="2025-10-31T15:37:00Z" w16du:dateUtc="2025-10-31T14:37:00Z">
              <w:r w:rsidRPr="005A7BCC">
                <w:rPr>
                  <w:rPrChange w:id="109" w:author="Syrine CHOUCHANE" w:date="2025-11-17T16:20:00Z" w16du:dateUtc="2025-11-17T15:20:00Z">
                    <w:rPr>
                      <w:highlight w:val="yellow"/>
                    </w:rPr>
                  </w:rPrChange>
                </w:rPr>
                <w:t>Education.educationLevel</w:t>
              </w:r>
            </w:ins>
            <w:ins w:id="110" w:author="Syrine CHOUCHANE" w:date="2025-10-31T15:38:00Z" w16du:dateUtc="2025-10-31T14:38:00Z">
              <w:r w:rsidR="00411834" w:rsidRPr="005A7BCC">
                <w:rPr>
                  <w:rPrChange w:id="111" w:author="Syrine CHOUCHANE" w:date="2025-11-17T16:20:00Z" w16du:dateUtc="2025-11-17T15:20:00Z">
                    <w:rPr>
                      <w:highlight w:val="yellow"/>
                    </w:rPr>
                  </w:rPrChange>
                </w:rPr>
                <w:t xml:space="preserve"> tag</w:t>
              </w:r>
            </w:ins>
          </w:p>
        </w:tc>
        <w:tc>
          <w:tcPr>
            <w:tcW w:w="3610" w:type="dxa"/>
            <w:tcBorders>
              <w:top w:val="single" w:sz="4" w:space="0" w:color="auto"/>
              <w:left w:val="single" w:sz="4" w:space="0" w:color="auto"/>
              <w:bottom w:val="single" w:sz="4" w:space="0" w:color="auto"/>
              <w:right w:val="single" w:sz="4" w:space="0" w:color="auto"/>
            </w:tcBorders>
          </w:tcPr>
          <w:p w14:paraId="2C6EA6AF" w14:textId="0D0260F4" w:rsidR="006B3549" w:rsidRPr="005A7BCC" w:rsidRDefault="006B3549" w:rsidP="006B3549">
            <w:pPr>
              <w:pStyle w:val="TableParagraph"/>
              <w:tabs>
                <w:tab w:val="left" w:pos="213"/>
              </w:tabs>
              <w:ind w:left="213"/>
              <w:rPr>
                <w:ins w:id="112" w:author="Syrine CHOUCHANE" w:date="2025-10-31T15:37:00Z" w16du:dateUtc="2025-10-31T14:37:00Z"/>
                <w:sz w:val="16"/>
                <w:rPrChange w:id="113" w:author="Syrine CHOUCHANE" w:date="2025-11-17T16:20:00Z" w16du:dateUtc="2025-11-17T15:20:00Z">
                  <w:rPr>
                    <w:ins w:id="114" w:author="Syrine CHOUCHANE" w:date="2025-10-31T15:37:00Z" w16du:dateUtc="2025-10-31T14:37:00Z"/>
                    <w:sz w:val="16"/>
                    <w:highlight w:val="yellow"/>
                  </w:rPr>
                </w:rPrChange>
              </w:rPr>
            </w:pPr>
            <w:ins w:id="115" w:author="Syrine CHOUCHANE" w:date="2025-10-31T15:37:00Z" w16du:dateUtc="2025-10-31T14:37:00Z">
              <w:r w:rsidRPr="005A7BCC">
                <w:rPr>
                  <w:sz w:val="16"/>
                  <w:rPrChange w:id="116" w:author="Syrine CHOUCHANE" w:date="2025-11-17T16:20:00Z" w16du:dateUtc="2025-11-17T15:20:00Z">
                    <w:rPr>
                      <w:sz w:val="16"/>
                      <w:highlight w:val="yellow"/>
                    </w:rPr>
                  </w:rPrChange>
                </w:rPr>
                <w:t xml:space="preserve">&gt; </w:t>
              </w:r>
            </w:ins>
            <w:ins w:id="117" w:author="Syrine CHOUCHANE" w:date="2025-10-31T15:41:00Z">
              <w:r w:rsidR="00F563D9" w:rsidRPr="005A7BCC">
                <w:rPr>
                  <w:sz w:val="16"/>
                  <w:lang w:val="en-GB"/>
                  <w:rPrChange w:id="118" w:author="Syrine CHOUCHANE" w:date="2025-11-17T16:20:00Z" w16du:dateUtc="2025-11-17T15:20:00Z">
                    <w:rPr>
                      <w:sz w:val="16"/>
                      <w:highlight w:val="yellow"/>
                      <w:lang w:val="en-GB"/>
                    </w:rPr>
                  </w:rPrChange>
                </w:rPr>
                <w:t>The level of education is mandatory for an internship offer.</w:t>
              </w:r>
            </w:ins>
          </w:p>
          <w:p w14:paraId="2BFD5966" w14:textId="285BBDB7" w:rsidR="006B3549" w:rsidRPr="005A7BCC" w:rsidRDefault="006B3549" w:rsidP="006B3549">
            <w:pPr>
              <w:pStyle w:val="TableParagraph"/>
              <w:tabs>
                <w:tab w:val="left" w:pos="213"/>
              </w:tabs>
              <w:ind w:left="213"/>
              <w:rPr>
                <w:ins w:id="119" w:author="Syrine CHOUCHANE" w:date="2025-10-31T15:37:00Z" w16du:dateUtc="2025-10-31T14:37:00Z"/>
                <w:sz w:val="16"/>
                <w:rPrChange w:id="120" w:author="Syrine CHOUCHANE" w:date="2025-11-17T16:20:00Z" w16du:dateUtc="2025-11-17T15:20:00Z">
                  <w:rPr>
                    <w:ins w:id="121" w:author="Syrine CHOUCHANE" w:date="2025-10-31T15:37:00Z" w16du:dateUtc="2025-10-31T14:37:00Z"/>
                    <w:sz w:val="16"/>
                    <w:highlight w:val="yellow"/>
                  </w:rPr>
                </w:rPrChange>
              </w:rPr>
            </w:pPr>
            <w:ins w:id="122" w:author="Syrine CHOUCHANE" w:date="2025-10-31T15:37:00Z" w16du:dateUtc="2025-10-31T14:37:00Z">
              <w:r w:rsidRPr="005A7BCC">
                <w:rPr>
                  <w:sz w:val="16"/>
                  <w:rPrChange w:id="123" w:author="Syrine CHOUCHANE" w:date="2025-11-17T16:20:00Z" w16du:dateUtc="2025-11-17T15:20:00Z">
                    <w:rPr>
                      <w:sz w:val="16"/>
                      <w:highlight w:val="yellow"/>
                    </w:rPr>
                  </w:rPrChange>
                </w:rPr>
                <w:t xml:space="preserve">&gt; </w:t>
              </w:r>
            </w:ins>
            <w:ins w:id="124" w:author="Syrine CHOUCHANE" w:date="2025-10-31T15:40:00Z" w16du:dateUtc="2025-10-31T14:40:00Z">
              <w:r w:rsidR="00CB49CD" w:rsidRPr="005A7BCC">
                <w:rPr>
                  <w:sz w:val="16"/>
                  <w:rPrChange w:id="125" w:author="Syrine CHOUCHANE" w:date="2025-11-17T16:20:00Z" w16du:dateUtc="2025-11-17T15:20:00Z">
                    <w:rPr>
                      <w:sz w:val="16"/>
                      <w:highlight w:val="yellow"/>
                    </w:rPr>
                  </w:rPrChange>
                </w:rPr>
                <w:t>see value domain</w:t>
              </w:r>
            </w:ins>
            <w:ins w:id="126" w:author="Syrine CHOUCHANE" w:date="2025-10-31T15:37:00Z" w16du:dateUtc="2025-10-31T14:37:00Z">
              <w:r w:rsidRPr="005A7BCC">
                <w:rPr>
                  <w:sz w:val="16"/>
                  <w:rPrChange w:id="127" w:author="Syrine CHOUCHANE" w:date="2025-11-17T16:20:00Z" w16du:dateUtc="2025-11-17T15:20:00Z">
                    <w:rPr>
                      <w:sz w:val="16"/>
                      <w:highlight w:val="yellow"/>
                    </w:rPr>
                  </w:rPrChange>
                </w:rPr>
                <w:t xml:space="preserve"> </w:t>
              </w:r>
            </w:ins>
          </w:p>
          <w:p w14:paraId="315B5F05" w14:textId="77777777" w:rsidR="006B3549" w:rsidRPr="005A7BCC" w:rsidRDefault="006B3549" w:rsidP="006B3549">
            <w:pPr>
              <w:pStyle w:val="TableParagraph"/>
              <w:tabs>
                <w:tab w:val="left" w:pos="213"/>
              </w:tabs>
              <w:ind w:left="213"/>
              <w:rPr>
                <w:ins w:id="128" w:author="Syrine CHOUCHANE" w:date="2025-10-31T15:37:00Z" w16du:dateUtc="2025-10-31T14:37:00Z"/>
                <w:sz w:val="16"/>
                <w:rPrChange w:id="129" w:author="Syrine CHOUCHANE" w:date="2025-11-17T16:20:00Z" w16du:dateUtc="2025-11-17T15:20:00Z">
                  <w:rPr>
                    <w:ins w:id="130" w:author="Syrine CHOUCHANE" w:date="2025-10-31T15:37:00Z" w16du:dateUtc="2025-10-31T14:37:00Z"/>
                    <w:sz w:val="16"/>
                    <w:highlight w:val="yellow"/>
                  </w:rPr>
                </w:rPrChange>
              </w:rPr>
            </w:pPr>
            <w:ins w:id="131" w:author="Syrine CHOUCHANE" w:date="2025-10-31T15:37:00Z" w16du:dateUtc="2025-10-31T14:37:00Z">
              <w:r w:rsidRPr="005A7BCC">
                <w:rPr>
                  <w:sz w:val="16"/>
                  <w:rPrChange w:id="132" w:author="Syrine CHOUCHANE" w:date="2025-11-17T16:20:00Z" w16du:dateUtc="2025-11-17T15:20:00Z">
                    <w:rPr>
                      <w:sz w:val="16"/>
                      <w:highlight w:val="yellow"/>
                    </w:rPr>
                  </w:rPrChange>
                </w:rPr>
                <w:t>NIVEAU_ETUDE_DOMAIN</w:t>
              </w:r>
            </w:ins>
          </w:p>
          <w:p w14:paraId="7E591F33" w14:textId="77777777" w:rsidR="006B3549" w:rsidRPr="005A7BCC" w:rsidRDefault="006B3549">
            <w:pPr>
              <w:tabs>
                <w:tab w:val="left" w:pos="213"/>
              </w:tabs>
              <w:ind w:left="213"/>
              <w:rPr>
                <w:ins w:id="133" w:author="Syrine CHOUCHANE" w:date="2025-10-31T15:37:00Z" w16du:dateUtc="2025-10-31T14:37:00Z"/>
                <w:sz w:val="16"/>
                <w:rPrChange w:id="134" w:author="Syrine CHOUCHANE" w:date="2025-11-17T16:20:00Z" w16du:dateUtc="2025-11-17T15:20:00Z">
                  <w:rPr>
                    <w:ins w:id="135" w:author="Syrine CHOUCHANE" w:date="2025-10-31T15:37:00Z" w16du:dateUtc="2025-10-31T14:37:00Z"/>
                    <w:sz w:val="16"/>
                    <w:highlight w:val="yellow"/>
                  </w:rPr>
                </w:rPrChange>
              </w:rPr>
              <w:pPrChange w:id="136" w:author="Syrine CHOUCHANE" w:date="2025-10-31T15:40:00Z" w16du:dateUtc="2025-10-31T14:40:00Z">
                <w:pPr>
                  <w:numPr>
                    <w:numId w:val="1"/>
                  </w:numPr>
                  <w:tabs>
                    <w:tab w:val="left" w:pos="213"/>
                  </w:tabs>
                  <w:ind w:left="213" w:hanging="136"/>
                </w:pPr>
              </w:pPrChange>
            </w:pPr>
          </w:p>
        </w:tc>
      </w:tr>
    </w:tbl>
    <w:p w14:paraId="5DB9D2B3" w14:textId="77777777" w:rsidR="00895AB4" w:rsidRPr="00BD5FDB" w:rsidRDefault="000D4A1B" w:rsidP="009710C9">
      <w:pPr>
        <w:pStyle w:val="Tablecaption0"/>
      </w:pPr>
      <w:r w:rsidRPr="00BD5FDB">
        <w:rPr>
          <w:rStyle w:val="Tablecaption"/>
        </w:rPr>
        <w:t>&gt; REGEXP URL_CANDIDATURE</w:t>
      </w:r>
    </w:p>
    <w:p w14:paraId="53233C65" w14:textId="0F1DE19B" w:rsidR="00895AB4" w:rsidRPr="00BD5FDB" w:rsidRDefault="00895AB4" w:rsidP="009710C9">
      <w:pPr>
        <w:jc w:val="center"/>
        <w:rPr>
          <w:sz w:val="2"/>
          <w:szCs w:val="2"/>
          <w:lang w:val="fr-FR"/>
        </w:rPr>
      </w:pPr>
    </w:p>
    <w:p w14:paraId="09D0CCF4" w14:textId="4FCC71F8" w:rsidR="00895AB4" w:rsidRPr="00BD5FDB" w:rsidRDefault="00AC70B6" w:rsidP="00AC70B6">
      <w:r w:rsidRPr="00BD5FDB">
        <w:rPr>
          <w:noProof/>
        </w:rPr>
        <w:drawing>
          <wp:inline distT="0" distB="0" distL="0" distR="0" wp14:anchorId="713D0C6F" wp14:editId="18E7740B">
            <wp:extent cx="6120765" cy="648970"/>
            <wp:effectExtent l="0" t="0" r="0" b="0"/>
            <wp:docPr id="13870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3203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765" cy="648970"/>
                    </a:xfrm>
                    <a:prstGeom prst="rect">
                      <a:avLst/>
                    </a:prstGeom>
                  </pic:spPr>
                </pic:pic>
              </a:graphicData>
            </a:graphic>
          </wp:inline>
        </w:drawing>
      </w:r>
    </w:p>
    <w:p w14:paraId="2A537373" w14:textId="77777777" w:rsidR="00895AB4" w:rsidRPr="00BD5FDB" w:rsidRDefault="000D4A1B" w:rsidP="00AC70B6">
      <w:pPr>
        <w:pStyle w:val="Bodytext20"/>
        <w:spacing w:after="0"/>
      </w:pPr>
      <w:r w:rsidRPr="00BD5FDB">
        <w:rPr>
          <w:rStyle w:val="Bodytext2"/>
        </w:rPr>
        <w:t>&gt; REGEXP URL_VIDEO for youtube/vimeo</w:t>
      </w:r>
    </w:p>
    <w:p w14:paraId="5E80CF34" w14:textId="0F12E02D" w:rsidR="00895AB4" w:rsidRPr="00BD5FDB" w:rsidRDefault="00895AB4" w:rsidP="009710C9">
      <w:pPr>
        <w:jc w:val="center"/>
        <w:rPr>
          <w:sz w:val="2"/>
          <w:szCs w:val="2"/>
        </w:rPr>
      </w:pPr>
    </w:p>
    <w:p w14:paraId="0E99E239" w14:textId="0909D128" w:rsidR="00895AB4" w:rsidRPr="00BD5FDB" w:rsidRDefault="00AC70B6" w:rsidP="00AC70B6">
      <w:r w:rsidRPr="00BD5FDB">
        <w:rPr>
          <w:noProof/>
        </w:rPr>
        <w:drawing>
          <wp:inline distT="0" distB="0" distL="0" distR="0" wp14:anchorId="58A9A29B" wp14:editId="63A3AB17">
            <wp:extent cx="6120765" cy="879475"/>
            <wp:effectExtent l="0" t="0" r="0" b="0"/>
            <wp:docPr id="2340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311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765" cy="879475"/>
                    </a:xfrm>
                    <a:prstGeom prst="rect">
                      <a:avLst/>
                    </a:prstGeom>
                  </pic:spPr>
                </pic:pic>
              </a:graphicData>
            </a:graphic>
          </wp:inline>
        </w:drawing>
      </w:r>
    </w:p>
    <w:p w14:paraId="40886080" w14:textId="77777777" w:rsidR="00895AB4" w:rsidRPr="00BD5FDB" w:rsidRDefault="000D4A1B" w:rsidP="009710C9">
      <w:pPr>
        <w:pStyle w:val="Bodytext20"/>
        <w:spacing w:after="160"/>
      </w:pPr>
      <w:r w:rsidRPr="00BD5FDB">
        <w:rPr>
          <w:rStyle w:val="Bodytext2"/>
        </w:rPr>
        <w:t>&gt; REGEXP URL_VIDEO for Dailymotion</w:t>
      </w:r>
      <w:r w:rsidRPr="00BD5FDB">
        <w:br w:type="page"/>
      </w:r>
    </w:p>
    <w:p w14:paraId="4AEAE664" w14:textId="25C00586" w:rsidR="00895AB4" w:rsidRPr="00BD5FDB" w:rsidRDefault="00895AB4" w:rsidP="009710C9">
      <w:pPr>
        <w:jc w:val="center"/>
        <w:rPr>
          <w:sz w:val="2"/>
          <w:szCs w:val="2"/>
        </w:rPr>
      </w:pPr>
    </w:p>
    <w:p w14:paraId="309566A4" w14:textId="444D69AA" w:rsidR="00895AB4" w:rsidRPr="00BD5FDB" w:rsidRDefault="00AC70B6" w:rsidP="00AC70B6">
      <w:r w:rsidRPr="00BD5FDB">
        <w:rPr>
          <w:noProof/>
        </w:rPr>
        <w:drawing>
          <wp:inline distT="0" distB="0" distL="0" distR="0" wp14:anchorId="68DB7D04" wp14:editId="026B2629">
            <wp:extent cx="6120765" cy="753110"/>
            <wp:effectExtent l="0" t="0" r="0" b="8890"/>
            <wp:docPr id="159653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3974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765" cy="753110"/>
                    </a:xfrm>
                    <a:prstGeom prst="rect">
                      <a:avLst/>
                    </a:prstGeom>
                  </pic:spPr>
                </pic:pic>
              </a:graphicData>
            </a:graphic>
          </wp:inline>
        </w:drawing>
      </w:r>
    </w:p>
    <w:p w14:paraId="6E8F7306" w14:textId="53476B1E" w:rsidR="00895AB4" w:rsidRPr="00BD5FDB" w:rsidRDefault="009710C9" w:rsidP="009710C9">
      <w:pPr>
        <w:pStyle w:val="Heading30"/>
        <w:keepNext/>
        <w:keepLines/>
        <w:tabs>
          <w:tab w:val="left" w:pos="334"/>
        </w:tabs>
        <w:spacing w:after="160"/>
      </w:pPr>
      <w:bookmarkStart w:id="137" w:name="bookmark18"/>
      <w:r w:rsidRPr="00BD5FDB">
        <w:t>2.</w:t>
      </w:r>
      <w:r w:rsidRPr="00BD5FDB">
        <w:tab/>
      </w:r>
      <w:r w:rsidRPr="00BD5FDB">
        <w:rPr>
          <w:rStyle w:val="Heading3"/>
          <w:b/>
        </w:rPr>
        <w:t>SEP ERRORS</w:t>
      </w:r>
      <w:bookmarkEnd w:id="137"/>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514"/>
        <w:gridCol w:w="3797"/>
        <w:gridCol w:w="2702"/>
        <w:gridCol w:w="3307"/>
      </w:tblGrid>
      <w:tr w:rsidR="00895AB4" w:rsidRPr="00BD5FDB" w14:paraId="7E6EE5AF" w14:textId="77777777" w:rsidTr="00A15BC5">
        <w:trPr>
          <w:jc w:val="center"/>
        </w:trPr>
        <w:tc>
          <w:tcPr>
            <w:tcW w:w="514" w:type="dxa"/>
            <w:tcBorders>
              <w:top w:val="single" w:sz="4" w:space="0" w:color="auto"/>
              <w:left w:val="single" w:sz="4" w:space="0" w:color="auto"/>
              <w:bottom w:val="single" w:sz="4" w:space="0" w:color="auto"/>
              <w:right w:val="single" w:sz="4" w:space="0" w:color="auto"/>
            </w:tcBorders>
            <w:shd w:val="clear" w:color="auto" w:fill="D3D3D3"/>
          </w:tcPr>
          <w:p w14:paraId="103C9808" w14:textId="77777777" w:rsidR="00895AB4" w:rsidRPr="00BD5FDB" w:rsidRDefault="000D4A1B" w:rsidP="00AC70B6">
            <w:pPr>
              <w:pStyle w:val="Other0"/>
            </w:pPr>
            <w:r w:rsidRPr="00BD5FDB">
              <w:rPr>
                <w:rStyle w:val="Other"/>
                <w:b/>
              </w:rPr>
              <w:t>No.</w:t>
            </w:r>
          </w:p>
        </w:tc>
        <w:tc>
          <w:tcPr>
            <w:tcW w:w="3797" w:type="dxa"/>
            <w:tcBorders>
              <w:top w:val="single" w:sz="4" w:space="0" w:color="auto"/>
              <w:left w:val="single" w:sz="4" w:space="0" w:color="auto"/>
              <w:bottom w:val="single" w:sz="4" w:space="0" w:color="auto"/>
              <w:right w:val="single" w:sz="4" w:space="0" w:color="auto"/>
            </w:tcBorders>
            <w:shd w:val="clear" w:color="auto" w:fill="D3D3D3"/>
          </w:tcPr>
          <w:p w14:paraId="7FA11F47" w14:textId="77777777" w:rsidR="00895AB4" w:rsidRPr="00BD5FDB" w:rsidRDefault="000D4A1B" w:rsidP="00AC70B6">
            <w:pPr>
              <w:pStyle w:val="Other0"/>
            </w:pPr>
            <w:r w:rsidRPr="00BD5FDB">
              <w:rPr>
                <w:rStyle w:val="Other"/>
                <w:b/>
              </w:rPr>
              <w:t>Description</w:t>
            </w:r>
          </w:p>
        </w:tc>
        <w:tc>
          <w:tcPr>
            <w:tcW w:w="2702" w:type="dxa"/>
            <w:tcBorders>
              <w:top w:val="single" w:sz="4" w:space="0" w:color="auto"/>
              <w:left w:val="single" w:sz="4" w:space="0" w:color="auto"/>
              <w:bottom w:val="single" w:sz="4" w:space="0" w:color="auto"/>
              <w:right w:val="single" w:sz="4" w:space="0" w:color="auto"/>
            </w:tcBorders>
            <w:shd w:val="clear" w:color="auto" w:fill="D3D3D3"/>
          </w:tcPr>
          <w:p w14:paraId="6339E5B8" w14:textId="77777777" w:rsidR="00895AB4" w:rsidRPr="00BD5FDB" w:rsidRDefault="000D4A1B" w:rsidP="00AC70B6">
            <w:pPr>
              <w:pStyle w:val="Other0"/>
            </w:pPr>
            <w:r w:rsidRPr="00BD5FDB">
              <w:rPr>
                <w:rStyle w:val="Other"/>
                <w:b/>
              </w:rPr>
              <w:t>Explanations</w:t>
            </w:r>
          </w:p>
        </w:tc>
        <w:tc>
          <w:tcPr>
            <w:tcW w:w="3307" w:type="dxa"/>
            <w:tcBorders>
              <w:top w:val="single" w:sz="4" w:space="0" w:color="auto"/>
              <w:left w:val="single" w:sz="4" w:space="0" w:color="auto"/>
              <w:bottom w:val="single" w:sz="4" w:space="0" w:color="auto"/>
              <w:right w:val="single" w:sz="4" w:space="0" w:color="auto"/>
            </w:tcBorders>
            <w:shd w:val="clear" w:color="auto" w:fill="D3D3D3"/>
          </w:tcPr>
          <w:p w14:paraId="3F2EB8A8" w14:textId="77777777" w:rsidR="00895AB4" w:rsidRPr="00BD5FDB" w:rsidRDefault="000D4A1B" w:rsidP="00AC70B6">
            <w:pPr>
              <w:pStyle w:val="Other0"/>
            </w:pPr>
            <w:r w:rsidRPr="00BD5FDB">
              <w:rPr>
                <w:rStyle w:val="Other"/>
                <w:b/>
              </w:rPr>
              <w:t>Solutions</w:t>
            </w:r>
          </w:p>
        </w:tc>
      </w:tr>
      <w:tr w:rsidR="00895AB4" w:rsidRPr="00BD5FDB" w14:paraId="1E2A9009" w14:textId="77777777" w:rsidTr="00AC70B6">
        <w:trPr>
          <w:jc w:val="center"/>
        </w:trPr>
        <w:tc>
          <w:tcPr>
            <w:tcW w:w="514" w:type="dxa"/>
            <w:tcBorders>
              <w:top w:val="single" w:sz="4" w:space="0" w:color="auto"/>
              <w:left w:val="single" w:sz="4" w:space="0" w:color="auto"/>
            </w:tcBorders>
          </w:tcPr>
          <w:p w14:paraId="7F6E76E9" w14:textId="77777777" w:rsidR="00895AB4" w:rsidRPr="00BD5FDB" w:rsidRDefault="000D4A1B" w:rsidP="00AC70B6">
            <w:pPr>
              <w:pStyle w:val="Other0"/>
            </w:pPr>
            <w:r w:rsidRPr="00BD5FDB">
              <w:rPr>
                <w:rStyle w:val="Other"/>
                <w:lang w:val="fr-FR"/>
              </w:rPr>
              <w:t>1336</w:t>
            </w:r>
          </w:p>
        </w:tc>
        <w:tc>
          <w:tcPr>
            <w:tcW w:w="3797" w:type="dxa"/>
            <w:tcBorders>
              <w:top w:val="single" w:sz="4" w:space="0" w:color="auto"/>
              <w:left w:val="single" w:sz="4" w:space="0" w:color="auto"/>
            </w:tcBorders>
          </w:tcPr>
          <w:p w14:paraId="4BD4D117" w14:textId="77777777" w:rsidR="00895AB4" w:rsidRPr="00BD5FDB" w:rsidRDefault="000D4A1B" w:rsidP="00AC70B6">
            <w:pPr>
              <w:pStyle w:val="Other0"/>
            </w:pPr>
            <w:r w:rsidRPr="00BD5FDB">
              <w:rPr>
                <w:rStyle w:val="Other"/>
              </w:rPr>
              <w:t>API_1336_URL_NOT_ALLOWED_ODC_ERROR</w:t>
            </w:r>
          </w:p>
        </w:tc>
        <w:tc>
          <w:tcPr>
            <w:tcW w:w="2702" w:type="dxa"/>
            <w:tcBorders>
              <w:top w:val="single" w:sz="4" w:space="0" w:color="auto"/>
              <w:left w:val="single" w:sz="4" w:space="0" w:color="auto"/>
            </w:tcBorders>
          </w:tcPr>
          <w:p w14:paraId="3E66305A" w14:textId="5C71F695" w:rsidR="00895AB4" w:rsidRPr="00BD5FDB" w:rsidRDefault="000D4A1B" w:rsidP="00AC70B6">
            <w:pPr>
              <w:pStyle w:val="Other0"/>
              <w:ind w:right="154"/>
            </w:pPr>
            <w:r w:rsidRPr="00BD5FDB">
              <w:rPr>
                <w:rStyle w:val="Other"/>
              </w:rPr>
              <w:t xml:space="preserve">An application URL has been </w:t>
            </w:r>
            <w:del w:id="138" w:author="Fabrice TIERCELIN" w:date="2026-06-17T17:12:00Z" w16du:dateUtc="2026-06-17T15:12:00Z">
              <w:r w:rsidRPr="00BD5FDB" w:rsidDel="001E78B4">
                <w:rPr>
                  <w:rStyle w:val="Other"/>
                </w:rPr>
                <w:delText>supplied, but</w:delText>
              </w:r>
            </w:del>
            <w:ins w:id="139" w:author="Fabrice TIERCELIN" w:date="2026-06-17T17:12:00Z" w16du:dateUtc="2026-06-17T15:12:00Z">
              <w:r w:rsidR="001E78B4" w:rsidRPr="00BD5FDB">
                <w:rPr>
                  <w:rStyle w:val="Other"/>
                </w:rPr>
                <w:t>supplied but</w:t>
              </w:r>
            </w:ins>
            <w:r w:rsidRPr="00BD5FDB">
              <w:rPr>
                <w:rStyle w:val="Other"/>
              </w:rPr>
              <w:t xml:space="preserve"> is prohibited for a confidential offer (ODC).</w:t>
            </w:r>
          </w:p>
        </w:tc>
        <w:tc>
          <w:tcPr>
            <w:tcW w:w="3307" w:type="dxa"/>
            <w:tcBorders>
              <w:top w:val="single" w:sz="4" w:space="0" w:color="auto"/>
              <w:left w:val="single" w:sz="4" w:space="0" w:color="auto"/>
              <w:right w:val="single" w:sz="4" w:space="0" w:color="auto"/>
            </w:tcBorders>
          </w:tcPr>
          <w:p w14:paraId="7159D418" w14:textId="77777777" w:rsidR="00895AB4" w:rsidRPr="00BD5FDB" w:rsidRDefault="000D4A1B" w:rsidP="00AC70B6">
            <w:pPr>
              <w:pStyle w:val="Other0"/>
              <w:ind w:right="60"/>
            </w:pPr>
            <w:r w:rsidRPr="00BD5FDB">
              <w:rPr>
                <w:rStyle w:val="Other"/>
              </w:rPr>
              <w:t>Only ODD-type offers can have an application URL.</w:t>
            </w:r>
          </w:p>
        </w:tc>
      </w:tr>
      <w:tr w:rsidR="00895AB4" w:rsidRPr="00BD5FDB" w14:paraId="0C606EF4" w14:textId="77777777" w:rsidTr="00AC70B6">
        <w:trPr>
          <w:jc w:val="center"/>
        </w:trPr>
        <w:tc>
          <w:tcPr>
            <w:tcW w:w="514" w:type="dxa"/>
            <w:tcBorders>
              <w:top w:val="single" w:sz="4" w:space="0" w:color="auto"/>
              <w:left w:val="single" w:sz="4" w:space="0" w:color="auto"/>
            </w:tcBorders>
          </w:tcPr>
          <w:p w14:paraId="61E471B9" w14:textId="77777777" w:rsidR="00895AB4" w:rsidRPr="00BD5FDB" w:rsidRDefault="000D4A1B" w:rsidP="00AC70B6">
            <w:pPr>
              <w:pStyle w:val="Other0"/>
            </w:pPr>
            <w:r w:rsidRPr="00BD5FDB">
              <w:rPr>
                <w:rStyle w:val="Other"/>
                <w:lang w:val="fr-FR"/>
              </w:rPr>
              <w:t>1370</w:t>
            </w:r>
          </w:p>
        </w:tc>
        <w:tc>
          <w:tcPr>
            <w:tcW w:w="3797" w:type="dxa"/>
            <w:tcBorders>
              <w:top w:val="single" w:sz="4" w:space="0" w:color="auto"/>
              <w:left w:val="single" w:sz="4" w:space="0" w:color="auto"/>
            </w:tcBorders>
          </w:tcPr>
          <w:p w14:paraId="13EBB8DA" w14:textId="77777777" w:rsidR="00895AB4" w:rsidRPr="00BD5FDB" w:rsidRDefault="000D4A1B" w:rsidP="00AC70B6">
            <w:pPr>
              <w:pStyle w:val="Other0"/>
            </w:pPr>
            <w:r w:rsidRPr="00BD5FDB">
              <w:rPr>
                <w:rStyle w:val="Other"/>
                <w:lang w:val="fr-FR"/>
              </w:rPr>
              <w:t>API_1370_INTERLOCUTEUR_ABONNE_ NOT_FOUND_ERROR</w:t>
            </w:r>
          </w:p>
        </w:tc>
        <w:tc>
          <w:tcPr>
            <w:tcW w:w="2702" w:type="dxa"/>
            <w:tcBorders>
              <w:top w:val="single" w:sz="4" w:space="0" w:color="auto"/>
              <w:left w:val="single" w:sz="4" w:space="0" w:color="auto"/>
            </w:tcBorders>
          </w:tcPr>
          <w:p w14:paraId="551F3339" w14:textId="77777777" w:rsidR="00895AB4" w:rsidRPr="00BD5FDB" w:rsidRDefault="000D4A1B" w:rsidP="00AC70B6">
            <w:pPr>
              <w:pStyle w:val="Other0"/>
              <w:ind w:right="154"/>
            </w:pPr>
            <w:r w:rsidRPr="00BD5FDB">
              <w:rPr>
                <w:rStyle w:val="Other"/>
              </w:rPr>
              <w:t>The recruiter linked to the offer has not been found in the Apec database.</w:t>
            </w:r>
          </w:p>
        </w:tc>
        <w:tc>
          <w:tcPr>
            <w:tcW w:w="3307" w:type="dxa"/>
            <w:tcBorders>
              <w:top w:val="single" w:sz="4" w:space="0" w:color="auto"/>
              <w:left w:val="single" w:sz="4" w:space="0" w:color="auto"/>
              <w:right w:val="single" w:sz="4" w:space="0" w:color="auto"/>
            </w:tcBorders>
          </w:tcPr>
          <w:p w14:paraId="28FCFC1B" w14:textId="77777777" w:rsidR="00895AB4" w:rsidRPr="00BD5FDB" w:rsidRDefault="000D4A1B" w:rsidP="00AC70B6">
            <w:pPr>
              <w:pStyle w:val="Other0"/>
              <w:ind w:right="60"/>
            </w:pPr>
            <w:r w:rsidRPr="00BD5FDB">
              <w:rPr>
                <w:rStyle w:val="Other"/>
              </w:rPr>
              <w:t>From the back office, you need to create a user or check that the authentication is for a correct user/partner/password.</w:t>
            </w:r>
          </w:p>
        </w:tc>
      </w:tr>
      <w:tr w:rsidR="00895AB4" w:rsidRPr="00BD5FDB" w14:paraId="5C8DAB0D" w14:textId="77777777" w:rsidTr="00AC70B6">
        <w:trPr>
          <w:jc w:val="center"/>
        </w:trPr>
        <w:tc>
          <w:tcPr>
            <w:tcW w:w="514" w:type="dxa"/>
            <w:tcBorders>
              <w:top w:val="single" w:sz="4" w:space="0" w:color="auto"/>
              <w:left w:val="single" w:sz="4" w:space="0" w:color="auto"/>
            </w:tcBorders>
          </w:tcPr>
          <w:p w14:paraId="6A8D43A1" w14:textId="77777777" w:rsidR="00895AB4" w:rsidRPr="00BD5FDB" w:rsidRDefault="000D4A1B" w:rsidP="00AC70B6">
            <w:pPr>
              <w:pStyle w:val="Other0"/>
            </w:pPr>
            <w:r w:rsidRPr="00BD5FDB">
              <w:rPr>
                <w:rStyle w:val="Other"/>
                <w:lang w:val="fr-FR"/>
              </w:rPr>
              <w:t>1371</w:t>
            </w:r>
          </w:p>
        </w:tc>
        <w:tc>
          <w:tcPr>
            <w:tcW w:w="3797" w:type="dxa"/>
            <w:tcBorders>
              <w:top w:val="single" w:sz="4" w:space="0" w:color="auto"/>
              <w:left w:val="single" w:sz="4" w:space="0" w:color="auto"/>
            </w:tcBorders>
          </w:tcPr>
          <w:p w14:paraId="48687225" w14:textId="77777777" w:rsidR="00895AB4" w:rsidRPr="00BD5FDB" w:rsidRDefault="000D4A1B" w:rsidP="00AC70B6">
            <w:pPr>
              <w:pStyle w:val="Other0"/>
            </w:pPr>
            <w:r w:rsidRPr="00BD5FDB">
              <w:rPr>
                <w:rStyle w:val="Other"/>
                <w:lang w:val="fr-FR"/>
              </w:rPr>
              <w:t>API_1371_ENTREPRISE_INTERLOCUTEUR _NOT_FOUND_ERROR</w:t>
            </w:r>
          </w:p>
        </w:tc>
        <w:tc>
          <w:tcPr>
            <w:tcW w:w="2702" w:type="dxa"/>
            <w:tcBorders>
              <w:top w:val="single" w:sz="4" w:space="0" w:color="auto"/>
              <w:left w:val="single" w:sz="4" w:space="0" w:color="auto"/>
            </w:tcBorders>
          </w:tcPr>
          <w:p w14:paraId="69EFDC8A" w14:textId="77777777" w:rsidR="00895AB4" w:rsidRPr="00BD5FDB" w:rsidRDefault="000D4A1B" w:rsidP="00AC70B6">
            <w:pPr>
              <w:pStyle w:val="Other0"/>
              <w:ind w:right="154"/>
            </w:pPr>
            <w:r w:rsidRPr="00BD5FDB">
              <w:rPr>
                <w:rStyle w:val="Other"/>
              </w:rPr>
              <w:t>The company linked to the contact was not found in the Apec database.</w:t>
            </w:r>
          </w:p>
        </w:tc>
        <w:tc>
          <w:tcPr>
            <w:tcW w:w="3307" w:type="dxa"/>
            <w:tcBorders>
              <w:top w:val="single" w:sz="4" w:space="0" w:color="auto"/>
              <w:left w:val="single" w:sz="4" w:space="0" w:color="auto"/>
              <w:right w:val="single" w:sz="4" w:space="0" w:color="auto"/>
            </w:tcBorders>
          </w:tcPr>
          <w:p w14:paraId="31EC97F0" w14:textId="77777777" w:rsidR="00895AB4" w:rsidRPr="00BD5FDB" w:rsidRDefault="000D4A1B" w:rsidP="00AC70B6">
            <w:pPr>
              <w:pStyle w:val="Other0"/>
              <w:ind w:right="60"/>
            </w:pPr>
            <w:r w:rsidRPr="00BD5FDB">
              <w:rPr>
                <w:rStyle w:val="Other"/>
              </w:rPr>
              <w:t>Contact ADEP technical support.</w:t>
            </w:r>
          </w:p>
        </w:tc>
      </w:tr>
      <w:tr w:rsidR="00895AB4" w:rsidRPr="00BD5FDB" w14:paraId="1D6CD593" w14:textId="77777777" w:rsidTr="00AC70B6">
        <w:trPr>
          <w:jc w:val="center"/>
        </w:trPr>
        <w:tc>
          <w:tcPr>
            <w:tcW w:w="514" w:type="dxa"/>
            <w:tcBorders>
              <w:top w:val="single" w:sz="4" w:space="0" w:color="auto"/>
              <w:left w:val="single" w:sz="4" w:space="0" w:color="auto"/>
            </w:tcBorders>
          </w:tcPr>
          <w:p w14:paraId="41E7FBE5" w14:textId="77777777" w:rsidR="00895AB4" w:rsidRPr="00BD5FDB" w:rsidRDefault="000D4A1B" w:rsidP="00AC70B6">
            <w:pPr>
              <w:pStyle w:val="Other0"/>
            </w:pPr>
            <w:r w:rsidRPr="00BD5FDB">
              <w:rPr>
                <w:rStyle w:val="Other"/>
                <w:lang w:val="fr-FR"/>
              </w:rPr>
              <w:t>1372</w:t>
            </w:r>
          </w:p>
        </w:tc>
        <w:tc>
          <w:tcPr>
            <w:tcW w:w="3797" w:type="dxa"/>
            <w:tcBorders>
              <w:top w:val="single" w:sz="4" w:space="0" w:color="auto"/>
              <w:left w:val="single" w:sz="4" w:space="0" w:color="auto"/>
            </w:tcBorders>
          </w:tcPr>
          <w:p w14:paraId="7BB768CA" w14:textId="77777777" w:rsidR="00895AB4" w:rsidRPr="00BD5FDB" w:rsidRDefault="000D4A1B" w:rsidP="00AC70B6">
            <w:pPr>
              <w:pStyle w:val="Other0"/>
            </w:pPr>
            <w:r w:rsidRPr="00BD5FDB">
              <w:rPr>
                <w:rStyle w:val="Other"/>
              </w:rPr>
              <w:t>API_1372_ENTREPRISE_DIRECTE_NOT _FOUND_ERROR</w:t>
            </w:r>
          </w:p>
        </w:tc>
        <w:tc>
          <w:tcPr>
            <w:tcW w:w="2702" w:type="dxa"/>
            <w:tcBorders>
              <w:top w:val="single" w:sz="4" w:space="0" w:color="auto"/>
              <w:left w:val="single" w:sz="4" w:space="0" w:color="auto"/>
            </w:tcBorders>
          </w:tcPr>
          <w:p w14:paraId="463BFD1A" w14:textId="77777777" w:rsidR="00895AB4" w:rsidRPr="00BD5FDB" w:rsidRDefault="000D4A1B" w:rsidP="00AC70B6">
            <w:pPr>
              <w:pStyle w:val="Other0"/>
              <w:ind w:right="154"/>
            </w:pPr>
            <w:r w:rsidRPr="00BD5FDB">
              <w:rPr>
                <w:rStyle w:val="Other"/>
              </w:rPr>
              <w:t>The company advertising the offer has not been found in the Apec database.</w:t>
            </w:r>
          </w:p>
        </w:tc>
        <w:tc>
          <w:tcPr>
            <w:tcW w:w="3307" w:type="dxa"/>
            <w:tcBorders>
              <w:top w:val="single" w:sz="4" w:space="0" w:color="auto"/>
              <w:left w:val="single" w:sz="4" w:space="0" w:color="auto"/>
              <w:right w:val="single" w:sz="4" w:space="0" w:color="auto"/>
            </w:tcBorders>
          </w:tcPr>
          <w:p w14:paraId="0669A1B2" w14:textId="77777777" w:rsidR="00895AB4" w:rsidRPr="00BD5FDB" w:rsidRDefault="000D4A1B" w:rsidP="00AC70B6">
            <w:pPr>
              <w:pStyle w:val="Other0"/>
              <w:ind w:right="60"/>
            </w:pPr>
            <w:r w:rsidRPr="00BD5FDB">
              <w:rPr>
                <w:rStyle w:val="Other"/>
              </w:rPr>
              <w:t>Contact ADEP technical support.</w:t>
            </w:r>
          </w:p>
        </w:tc>
      </w:tr>
      <w:tr w:rsidR="00895AB4" w:rsidRPr="00BD5FDB" w14:paraId="6FAD99A6" w14:textId="77777777" w:rsidTr="00AC70B6">
        <w:trPr>
          <w:jc w:val="center"/>
        </w:trPr>
        <w:tc>
          <w:tcPr>
            <w:tcW w:w="514" w:type="dxa"/>
            <w:tcBorders>
              <w:top w:val="single" w:sz="4" w:space="0" w:color="auto"/>
              <w:left w:val="single" w:sz="4" w:space="0" w:color="auto"/>
            </w:tcBorders>
          </w:tcPr>
          <w:p w14:paraId="734A2CCF" w14:textId="77777777" w:rsidR="00895AB4" w:rsidRPr="00BD5FDB" w:rsidRDefault="000D4A1B" w:rsidP="00AC70B6">
            <w:pPr>
              <w:pStyle w:val="Other0"/>
            </w:pPr>
            <w:r w:rsidRPr="00BD5FDB">
              <w:rPr>
                <w:rStyle w:val="Other"/>
                <w:lang w:val="fr-FR"/>
              </w:rPr>
              <w:t>1373</w:t>
            </w:r>
          </w:p>
        </w:tc>
        <w:tc>
          <w:tcPr>
            <w:tcW w:w="3797" w:type="dxa"/>
            <w:tcBorders>
              <w:top w:val="single" w:sz="4" w:space="0" w:color="auto"/>
              <w:left w:val="single" w:sz="4" w:space="0" w:color="auto"/>
            </w:tcBorders>
          </w:tcPr>
          <w:p w14:paraId="7FA5FB2E" w14:textId="77777777" w:rsidR="00895AB4" w:rsidRPr="00BD5FDB" w:rsidRDefault="000D4A1B" w:rsidP="00AC70B6">
            <w:pPr>
              <w:pStyle w:val="Other0"/>
            </w:pPr>
            <w:r w:rsidRPr="00BD5FDB">
              <w:rPr>
                <w:rStyle w:val="Other"/>
              </w:rPr>
              <w:t>API_1373_MORE_THAN_ONE _ENTREPRISE_ERROR</w:t>
            </w:r>
          </w:p>
        </w:tc>
        <w:tc>
          <w:tcPr>
            <w:tcW w:w="2702" w:type="dxa"/>
            <w:tcBorders>
              <w:top w:val="single" w:sz="4" w:space="0" w:color="auto"/>
              <w:left w:val="single" w:sz="4" w:space="0" w:color="auto"/>
            </w:tcBorders>
          </w:tcPr>
          <w:p w14:paraId="1DA208D4" w14:textId="77777777" w:rsidR="00895AB4" w:rsidRPr="00BD5FDB" w:rsidRDefault="000D4A1B" w:rsidP="00AC70B6">
            <w:pPr>
              <w:pStyle w:val="Other0"/>
              <w:ind w:right="154"/>
            </w:pPr>
            <w:r w:rsidRPr="00BD5FDB">
              <w:rPr>
                <w:rStyle w:val="Other"/>
              </w:rPr>
              <w:t>Several companies match the data provided in the Apec database.</w:t>
            </w:r>
          </w:p>
        </w:tc>
        <w:tc>
          <w:tcPr>
            <w:tcW w:w="3307" w:type="dxa"/>
            <w:tcBorders>
              <w:top w:val="single" w:sz="4" w:space="0" w:color="auto"/>
              <w:left w:val="single" w:sz="4" w:space="0" w:color="auto"/>
              <w:right w:val="single" w:sz="4" w:space="0" w:color="auto"/>
            </w:tcBorders>
          </w:tcPr>
          <w:p w14:paraId="6C395CE4" w14:textId="77777777" w:rsidR="00895AB4" w:rsidRPr="00BD5FDB" w:rsidRDefault="000D4A1B" w:rsidP="00AC70B6">
            <w:pPr>
              <w:pStyle w:val="Other0"/>
              <w:ind w:right="60"/>
            </w:pPr>
            <w:r w:rsidRPr="00BD5FDB">
              <w:rPr>
                <w:rStyle w:val="Other"/>
              </w:rPr>
              <w:t>Contact ADEP technical support.</w:t>
            </w:r>
          </w:p>
        </w:tc>
      </w:tr>
      <w:tr w:rsidR="00895AB4" w:rsidRPr="00BD5FDB" w14:paraId="503A35F8" w14:textId="77777777" w:rsidTr="00AC70B6">
        <w:trPr>
          <w:jc w:val="center"/>
        </w:trPr>
        <w:tc>
          <w:tcPr>
            <w:tcW w:w="514" w:type="dxa"/>
            <w:tcBorders>
              <w:top w:val="single" w:sz="4" w:space="0" w:color="auto"/>
              <w:left w:val="single" w:sz="4" w:space="0" w:color="auto"/>
            </w:tcBorders>
          </w:tcPr>
          <w:p w14:paraId="71EC7B33" w14:textId="77777777" w:rsidR="00895AB4" w:rsidRPr="00BD5FDB" w:rsidRDefault="000D4A1B" w:rsidP="00AC70B6">
            <w:pPr>
              <w:pStyle w:val="Other0"/>
            </w:pPr>
            <w:r w:rsidRPr="00BD5FDB">
              <w:rPr>
                <w:rStyle w:val="Other"/>
                <w:lang w:val="fr-FR"/>
              </w:rPr>
              <w:t>1374</w:t>
            </w:r>
          </w:p>
        </w:tc>
        <w:tc>
          <w:tcPr>
            <w:tcW w:w="3797" w:type="dxa"/>
            <w:tcBorders>
              <w:top w:val="single" w:sz="4" w:space="0" w:color="auto"/>
              <w:left w:val="single" w:sz="4" w:space="0" w:color="auto"/>
            </w:tcBorders>
          </w:tcPr>
          <w:p w14:paraId="183F4426" w14:textId="77777777" w:rsidR="00895AB4" w:rsidRPr="00BD5FDB" w:rsidRDefault="000D4A1B" w:rsidP="00AC70B6">
            <w:pPr>
              <w:pStyle w:val="Other0"/>
            </w:pPr>
            <w:r w:rsidRPr="00BD5FDB">
              <w:rPr>
                <w:rStyle w:val="Other"/>
              </w:rPr>
              <w:t>API_1374_LIEUX_NOT_FOUND_ERROR</w:t>
            </w:r>
          </w:p>
        </w:tc>
        <w:tc>
          <w:tcPr>
            <w:tcW w:w="2702" w:type="dxa"/>
            <w:tcBorders>
              <w:top w:val="single" w:sz="4" w:space="0" w:color="auto"/>
              <w:left w:val="single" w:sz="4" w:space="0" w:color="auto"/>
            </w:tcBorders>
          </w:tcPr>
          <w:p w14:paraId="4E261994" w14:textId="77777777" w:rsidR="00895AB4" w:rsidRPr="00BD5FDB" w:rsidRDefault="000D4A1B" w:rsidP="00AC70B6">
            <w:pPr>
              <w:pStyle w:val="Other0"/>
              <w:ind w:right="154"/>
            </w:pPr>
            <w:r w:rsidRPr="00BD5FDB">
              <w:rPr>
                <w:rStyle w:val="Other"/>
              </w:rPr>
              <w:t>No place attached to the offer in the Apec database.</w:t>
            </w:r>
          </w:p>
        </w:tc>
        <w:tc>
          <w:tcPr>
            <w:tcW w:w="3307" w:type="dxa"/>
            <w:tcBorders>
              <w:top w:val="single" w:sz="4" w:space="0" w:color="auto"/>
              <w:left w:val="single" w:sz="4" w:space="0" w:color="auto"/>
              <w:right w:val="single" w:sz="4" w:space="0" w:color="auto"/>
            </w:tcBorders>
          </w:tcPr>
          <w:p w14:paraId="26B03050" w14:textId="77777777" w:rsidR="00895AB4" w:rsidRPr="00BD5FDB" w:rsidRDefault="000D4A1B" w:rsidP="00AC70B6">
            <w:pPr>
              <w:pStyle w:val="Other0"/>
              <w:ind w:right="60"/>
            </w:pPr>
            <w:r w:rsidRPr="00BD5FDB">
              <w:rPr>
                <w:rStyle w:val="Other"/>
              </w:rPr>
              <w:t>N/A</w:t>
            </w:r>
          </w:p>
        </w:tc>
      </w:tr>
      <w:tr w:rsidR="00895AB4" w:rsidRPr="00BD5FDB" w14:paraId="5D1C2C01" w14:textId="77777777" w:rsidTr="00AC70B6">
        <w:trPr>
          <w:jc w:val="center"/>
        </w:trPr>
        <w:tc>
          <w:tcPr>
            <w:tcW w:w="514" w:type="dxa"/>
            <w:tcBorders>
              <w:top w:val="single" w:sz="4" w:space="0" w:color="auto"/>
              <w:left w:val="single" w:sz="4" w:space="0" w:color="auto"/>
            </w:tcBorders>
          </w:tcPr>
          <w:p w14:paraId="64353AD1" w14:textId="77777777" w:rsidR="00895AB4" w:rsidRPr="00BD5FDB" w:rsidRDefault="000D4A1B" w:rsidP="00AC70B6">
            <w:pPr>
              <w:pStyle w:val="Other0"/>
            </w:pPr>
            <w:r w:rsidRPr="00BD5FDB">
              <w:rPr>
                <w:rStyle w:val="Other"/>
                <w:lang w:val="fr-FR"/>
              </w:rPr>
              <w:t>1376</w:t>
            </w:r>
          </w:p>
        </w:tc>
        <w:tc>
          <w:tcPr>
            <w:tcW w:w="3797" w:type="dxa"/>
            <w:tcBorders>
              <w:top w:val="single" w:sz="4" w:space="0" w:color="auto"/>
              <w:left w:val="single" w:sz="4" w:space="0" w:color="auto"/>
            </w:tcBorders>
          </w:tcPr>
          <w:p w14:paraId="691E47F4" w14:textId="77777777" w:rsidR="00895AB4" w:rsidRPr="00BD5FDB" w:rsidRDefault="000D4A1B" w:rsidP="00AC70B6">
            <w:pPr>
              <w:pStyle w:val="Other0"/>
            </w:pPr>
            <w:r w:rsidRPr="00BD5FDB">
              <w:rPr>
                <w:rStyle w:val="Other"/>
                <w:lang w:val="fr-FR"/>
              </w:rPr>
              <w:t>API_1376_SEP_POSITION_LANGUAGE_ERROR</w:t>
            </w:r>
          </w:p>
        </w:tc>
        <w:tc>
          <w:tcPr>
            <w:tcW w:w="2702" w:type="dxa"/>
            <w:tcBorders>
              <w:top w:val="single" w:sz="4" w:space="0" w:color="auto"/>
              <w:left w:val="single" w:sz="4" w:space="0" w:color="auto"/>
            </w:tcBorders>
          </w:tcPr>
          <w:p w14:paraId="49BB4849" w14:textId="77777777" w:rsidR="00895AB4" w:rsidRPr="00BD5FDB" w:rsidRDefault="000D4A1B" w:rsidP="00AC70B6">
            <w:pPr>
              <w:pStyle w:val="Other0"/>
              <w:ind w:right="154"/>
            </w:pPr>
            <w:r w:rsidRPr="00BD5FDB">
              <w:rPr>
                <w:rStyle w:val="Other"/>
              </w:rPr>
              <w:t>The language of the offer is incorrect.</w:t>
            </w:r>
          </w:p>
        </w:tc>
        <w:tc>
          <w:tcPr>
            <w:tcW w:w="3307" w:type="dxa"/>
            <w:tcBorders>
              <w:top w:val="single" w:sz="4" w:space="0" w:color="auto"/>
              <w:left w:val="single" w:sz="4" w:space="0" w:color="auto"/>
              <w:right w:val="single" w:sz="4" w:space="0" w:color="auto"/>
            </w:tcBorders>
          </w:tcPr>
          <w:p w14:paraId="30D100E5" w14:textId="77777777" w:rsidR="00895AB4" w:rsidRPr="00BD5FDB" w:rsidRDefault="000D4A1B" w:rsidP="00AC70B6">
            <w:pPr>
              <w:pStyle w:val="Other0"/>
              <w:ind w:right="60"/>
            </w:pPr>
            <w:r w:rsidRPr="00BD5FDB">
              <w:rPr>
                <w:rStyle w:val="Other"/>
              </w:rPr>
              <w:t>Check the language code supplied.</w:t>
            </w:r>
          </w:p>
        </w:tc>
      </w:tr>
      <w:tr w:rsidR="00895AB4" w:rsidRPr="00BD5FDB" w14:paraId="34AB1132" w14:textId="77777777" w:rsidTr="00AC70B6">
        <w:trPr>
          <w:jc w:val="center"/>
        </w:trPr>
        <w:tc>
          <w:tcPr>
            <w:tcW w:w="514" w:type="dxa"/>
            <w:tcBorders>
              <w:top w:val="single" w:sz="4" w:space="0" w:color="auto"/>
              <w:left w:val="single" w:sz="4" w:space="0" w:color="auto"/>
            </w:tcBorders>
          </w:tcPr>
          <w:p w14:paraId="1CD101E6" w14:textId="77777777" w:rsidR="00895AB4" w:rsidRPr="00BD5FDB" w:rsidRDefault="000D4A1B" w:rsidP="00AC70B6">
            <w:pPr>
              <w:pStyle w:val="Other0"/>
            </w:pPr>
            <w:r w:rsidRPr="00BD5FDB">
              <w:rPr>
                <w:rStyle w:val="Other"/>
                <w:lang w:val="fr-FR"/>
              </w:rPr>
              <w:t>1377</w:t>
            </w:r>
          </w:p>
        </w:tc>
        <w:tc>
          <w:tcPr>
            <w:tcW w:w="3797" w:type="dxa"/>
            <w:tcBorders>
              <w:top w:val="single" w:sz="4" w:space="0" w:color="auto"/>
              <w:left w:val="single" w:sz="4" w:space="0" w:color="auto"/>
            </w:tcBorders>
          </w:tcPr>
          <w:p w14:paraId="19429EBD" w14:textId="77777777" w:rsidR="00895AB4" w:rsidRPr="0095354F" w:rsidRDefault="000D4A1B" w:rsidP="00AC70B6">
            <w:pPr>
              <w:pStyle w:val="Other0"/>
              <w:rPr>
                <w:lang w:val="it-IT"/>
              </w:rPr>
            </w:pPr>
            <w:r w:rsidRPr="0095354F">
              <w:rPr>
                <w:rStyle w:val="Other"/>
                <w:lang w:val="it-IT"/>
              </w:rPr>
              <w:t>API_1377_SEP_INVALID_OFFRE_ERROR</w:t>
            </w:r>
          </w:p>
        </w:tc>
        <w:tc>
          <w:tcPr>
            <w:tcW w:w="2702" w:type="dxa"/>
            <w:tcBorders>
              <w:top w:val="single" w:sz="4" w:space="0" w:color="auto"/>
              <w:left w:val="single" w:sz="4" w:space="0" w:color="auto"/>
            </w:tcBorders>
          </w:tcPr>
          <w:p w14:paraId="2BD06565" w14:textId="77777777" w:rsidR="00895AB4" w:rsidRPr="00BD5FDB" w:rsidRDefault="000D4A1B" w:rsidP="00AC70B6">
            <w:pPr>
              <w:pStyle w:val="Other0"/>
              <w:ind w:right="154"/>
            </w:pPr>
            <w:r w:rsidRPr="00BD5FDB">
              <w:rPr>
                <w:rStyle w:val="Other"/>
              </w:rPr>
              <w:t>The offer validation condition is not valid.</w:t>
            </w:r>
          </w:p>
        </w:tc>
        <w:tc>
          <w:tcPr>
            <w:tcW w:w="3307" w:type="dxa"/>
            <w:tcBorders>
              <w:top w:val="single" w:sz="4" w:space="0" w:color="auto"/>
              <w:left w:val="single" w:sz="4" w:space="0" w:color="auto"/>
              <w:right w:val="single" w:sz="4" w:space="0" w:color="auto"/>
            </w:tcBorders>
          </w:tcPr>
          <w:p w14:paraId="74CE9806" w14:textId="77777777" w:rsidR="00895AB4" w:rsidRPr="00BD5FDB" w:rsidRDefault="000D4A1B" w:rsidP="00AC70B6">
            <w:pPr>
              <w:pStyle w:val="Other0"/>
              <w:ind w:right="60"/>
            </w:pPr>
            <w:r w:rsidRPr="00BD5FDB">
              <w:rPr>
                <w:rStyle w:val="Other"/>
              </w:rPr>
              <w:t>Check that the body text of the offer is correctly completed, and that the offer tag is not present several times.</w:t>
            </w:r>
          </w:p>
        </w:tc>
      </w:tr>
      <w:tr w:rsidR="00895AB4" w:rsidRPr="00BD5FDB" w14:paraId="1305E592" w14:textId="77777777" w:rsidTr="00AC70B6">
        <w:trPr>
          <w:jc w:val="center"/>
        </w:trPr>
        <w:tc>
          <w:tcPr>
            <w:tcW w:w="514" w:type="dxa"/>
            <w:tcBorders>
              <w:top w:val="single" w:sz="4" w:space="0" w:color="auto"/>
              <w:left w:val="single" w:sz="4" w:space="0" w:color="auto"/>
            </w:tcBorders>
          </w:tcPr>
          <w:p w14:paraId="21BF7E1D" w14:textId="77777777" w:rsidR="00895AB4" w:rsidRPr="00BD5FDB" w:rsidRDefault="000D4A1B" w:rsidP="00AC70B6">
            <w:pPr>
              <w:pStyle w:val="Other0"/>
            </w:pPr>
            <w:r w:rsidRPr="00BD5FDB">
              <w:rPr>
                <w:rStyle w:val="Other"/>
                <w:lang w:val="fr-FR"/>
              </w:rPr>
              <w:t>1378</w:t>
            </w:r>
          </w:p>
        </w:tc>
        <w:tc>
          <w:tcPr>
            <w:tcW w:w="3797" w:type="dxa"/>
            <w:tcBorders>
              <w:top w:val="single" w:sz="4" w:space="0" w:color="auto"/>
              <w:left w:val="single" w:sz="4" w:space="0" w:color="auto"/>
            </w:tcBorders>
          </w:tcPr>
          <w:p w14:paraId="4A55D4EF" w14:textId="77777777" w:rsidR="00895AB4" w:rsidRPr="0095354F" w:rsidRDefault="000D4A1B" w:rsidP="00AC70B6">
            <w:pPr>
              <w:pStyle w:val="Other0"/>
              <w:rPr>
                <w:lang w:val="pt-PT"/>
              </w:rPr>
            </w:pPr>
            <w:r w:rsidRPr="0095354F">
              <w:rPr>
                <w:rStyle w:val="Other"/>
                <w:lang w:val="pt-PT"/>
              </w:rPr>
              <w:t>API_1378_SEP_INVALID_LOGO_ERROR</w:t>
            </w:r>
          </w:p>
        </w:tc>
        <w:tc>
          <w:tcPr>
            <w:tcW w:w="2702" w:type="dxa"/>
            <w:tcBorders>
              <w:top w:val="single" w:sz="4" w:space="0" w:color="auto"/>
              <w:left w:val="single" w:sz="4" w:space="0" w:color="auto"/>
            </w:tcBorders>
          </w:tcPr>
          <w:p w14:paraId="59D6A9B7" w14:textId="77777777" w:rsidR="00895AB4" w:rsidRPr="00BD5FDB" w:rsidRDefault="000D4A1B" w:rsidP="00AC70B6">
            <w:pPr>
              <w:pStyle w:val="Other0"/>
              <w:ind w:right="154"/>
            </w:pPr>
            <w:r w:rsidRPr="00BD5FDB">
              <w:rPr>
                <w:rStyle w:val="Other"/>
              </w:rPr>
              <w:t>The information on the logo is invalid.</w:t>
            </w:r>
          </w:p>
        </w:tc>
        <w:tc>
          <w:tcPr>
            <w:tcW w:w="3307" w:type="dxa"/>
            <w:tcBorders>
              <w:top w:val="single" w:sz="4" w:space="0" w:color="auto"/>
              <w:left w:val="single" w:sz="4" w:space="0" w:color="auto"/>
              <w:right w:val="single" w:sz="4" w:space="0" w:color="auto"/>
            </w:tcBorders>
          </w:tcPr>
          <w:p w14:paraId="1B39C9F8" w14:textId="77777777" w:rsidR="00895AB4" w:rsidRPr="00BD5FDB" w:rsidRDefault="000D4A1B" w:rsidP="00AC70B6">
            <w:pPr>
              <w:pStyle w:val="Other0"/>
              <w:ind w:right="60"/>
            </w:pPr>
            <w:r w:rsidRPr="00BD5FDB">
              <w:rPr>
                <w:rStyle w:val="Other"/>
              </w:rPr>
              <w:t>Comply with the logo management rules.</w:t>
            </w:r>
          </w:p>
        </w:tc>
      </w:tr>
      <w:tr w:rsidR="00895AB4" w:rsidRPr="00BD5FDB" w14:paraId="2D68626E" w14:textId="77777777" w:rsidTr="00AC70B6">
        <w:trPr>
          <w:jc w:val="center"/>
        </w:trPr>
        <w:tc>
          <w:tcPr>
            <w:tcW w:w="514" w:type="dxa"/>
            <w:tcBorders>
              <w:top w:val="single" w:sz="4" w:space="0" w:color="auto"/>
              <w:left w:val="single" w:sz="4" w:space="0" w:color="auto"/>
            </w:tcBorders>
          </w:tcPr>
          <w:p w14:paraId="6444C789" w14:textId="77777777" w:rsidR="00895AB4" w:rsidRPr="00BD5FDB" w:rsidRDefault="000D4A1B" w:rsidP="00AC70B6">
            <w:pPr>
              <w:pStyle w:val="Other0"/>
            </w:pPr>
            <w:r w:rsidRPr="00BD5FDB">
              <w:rPr>
                <w:rStyle w:val="Other"/>
                <w:lang w:val="fr-FR"/>
              </w:rPr>
              <w:t>1379</w:t>
            </w:r>
          </w:p>
        </w:tc>
        <w:tc>
          <w:tcPr>
            <w:tcW w:w="3797" w:type="dxa"/>
            <w:tcBorders>
              <w:top w:val="single" w:sz="4" w:space="0" w:color="auto"/>
              <w:left w:val="single" w:sz="4" w:space="0" w:color="auto"/>
            </w:tcBorders>
          </w:tcPr>
          <w:p w14:paraId="3DA7C722" w14:textId="77777777" w:rsidR="00895AB4" w:rsidRPr="00BD5FDB" w:rsidRDefault="000D4A1B" w:rsidP="00AC70B6">
            <w:pPr>
              <w:pStyle w:val="Other0"/>
            </w:pPr>
            <w:r w:rsidRPr="00BD5FDB">
              <w:rPr>
                <w:rStyle w:val="Other"/>
              </w:rPr>
              <w:t>API_1379_SEP_POSITION_BODY_ERROR</w:t>
            </w:r>
          </w:p>
        </w:tc>
        <w:tc>
          <w:tcPr>
            <w:tcW w:w="2702" w:type="dxa"/>
            <w:tcBorders>
              <w:top w:val="single" w:sz="4" w:space="0" w:color="auto"/>
              <w:left w:val="single" w:sz="4" w:space="0" w:color="auto"/>
            </w:tcBorders>
          </w:tcPr>
          <w:p w14:paraId="688F408F" w14:textId="77777777" w:rsidR="00895AB4" w:rsidRPr="00BD5FDB" w:rsidRDefault="000D4A1B" w:rsidP="00AC70B6">
            <w:pPr>
              <w:pStyle w:val="Other0"/>
              <w:ind w:right="154"/>
            </w:pPr>
            <w:r w:rsidRPr="00BD5FDB">
              <w:rPr>
                <w:rStyle w:val="Other"/>
              </w:rPr>
              <w:t>No data found for the body of the offer.</w:t>
            </w:r>
          </w:p>
        </w:tc>
        <w:tc>
          <w:tcPr>
            <w:tcW w:w="3307" w:type="dxa"/>
            <w:tcBorders>
              <w:top w:val="single" w:sz="4" w:space="0" w:color="auto"/>
              <w:left w:val="single" w:sz="4" w:space="0" w:color="auto"/>
              <w:right w:val="single" w:sz="4" w:space="0" w:color="auto"/>
            </w:tcBorders>
          </w:tcPr>
          <w:p w14:paraId="5AACACA7" w14:textId="77777777" w:rsidR="00895AB4" w:rsidRPr="00BD5FDB" w:rsidRDefault="000D4A1B" w:rsidP="00AC70B6">
            <w:pPr>
              <w:pStyle w:val="Other0"/>
              <w:ind w:right="60"/>
            </w:pPr>
            <w:r w:rsidRPr="00BD5FDB">
              <w:rPr>
                <w:rStyle w:val="Other"/>
              </w:rPr>
              <w:t>Enter this value.</w:t>
            </w:r>
          </w:p>
        </w:tc>
      </w:tr>
      <w:tr w:rsidR="00895AB4" w:rsidRPr="00BD5FDB" w14:paraId="44D3B6F7" w14:textId="77777777" w:rsidTr="00AC70B6">
        <w:trPr>
          <w:jc w:val="center"/>
        </w:trPr>
        <w:tc>
          <w:tcPr>
            <w:tcW w:w="514" w:type="dxa"/>
            <w:tcBorders>
              <w:top w:val="single" w:sz="4" w:space="0" w:color="auto"/>
              <w:left w:val="single" w:sz="4" w:space="0" w:color="auto"/>
            </w:tcBorders>
          </w:tcPr>
          <w:p w14:paraId="1894CEAF" w14:textId="77777777" w:rsidR="00895AB4" w:rsidRPr="00BD5FDB" w:rsidRDefault="000D4A1B" w:rsidP="00AC70B6">
            <w:pPr>
              <w:pStyle w:val="Other0"/>
            </w:pPr>
            <w:r w:rsidRPr="00BD5FDB">
              <w:rPr>
                <w:rStyle w:val="Other"/>
                <w:lang w:val="fr-FR"/>
              </w:rPr>
              <w:t>1380</w:t>
            </w:r>
          </w:p>
        </w:tc>
        <w:tc>
          <w:tcPr>
            <w:tcW w:w="3797" w:type="dxa"/>
            <w:tcBorders>
              <w:top w:val="single" w:sz="4" w:space="0" w:color="auto"/>
              <w:left w:val="single" w:sz="4" w:space="0" w:color="auto"/>
            </w:tcBorders>
          </w:tcPr>
          <w:p w14:paraId="1FC9D64F" w14:textId="77777777" w:rsidR="00895AB4" w:rsidRPr="0095354F" w:rsidRDefault="000D4A1B" w:rsidP="00AC70B6">
            <w:pPr>
              <w:pStyle w:val="Other0"/>
              <w:rPr>
                <w:lang w:val="fr-FR"/>
              </w:rPr>
            </w:pPr>
            <w:r w:rsidRPr="00BD5FDB">
              <w:rPr>
                <w:rStyle w:val="Other"/>
                <w:lang w:val="fr-FR"/>
              </w:rPr>
              <w:t>API_1380_SEP_POSITION_SUPPLIER_ERROR</w:t>
            </w:r>
          </w:p>
        </w:tc>
        <w:tc>
          <w:tcPr>
            <w:tcW w:w="2702" w:type="dxa"/>
            <w:tcBorders>
              <w:top w:val="single" w:sz="4" w:space="0" w:color="auto"/>
              <w:left w:val="single" w:sz="4" w:space="0" w:color="auto"/>
            </w:tcBorders>
          </w:tcPr>
          <w:p w14:paraId="1D2F5A29" w14:textId="77777777" w:rsidR="00895AB4" w:rsidRPr="00BD5FDB" w:rsidRDefault="000D4A1B" w:rsidP="00AC70B6">
            <w:pPr>
              <w:pStyle w:val="Other0"/>
              <w:ind w:right="154"/>
            </w:pPr>
            <w:r w:rsidRPr="00BD5FDB">
              <w:rPr>
                <w:rStyle w:val="Other"/>
              </w:rPr>
              <w:t>HR-XML structure error in the Position supplier section.</w:t>
            </w:r>
          </w:p>
        </w:tc>
        <w:tc>
          <w:tcPr>
            <w:tcW w:w="3307" w:type="dxa"/>
            <w:tcBorders>
              <w:top w:val="single" w:sz="4" w:space="0" w:color="auto"/>
              <w:left w:val="single" w:sz="4" w:space="0" w:color="auto"/>
              <w:right w:val="single" w:sz="4" w:space="0" w:color="auto"/>
            </w:tcBorders>
          </w:tcPr>
          <w:p w14:paraId="3CA298FB" w14:textId="77777777" w:rsidR="00895AB4" w:rsidRPr="00BD5FDB" w:rsidRDefault="000D4A1B" w:rsidP="00AC70B6">
            <w:pPr>
              <w:pStyle w:val="Other0"/>
              <w:ind w:right="60"/>
            </w:pPr>
            <w:r w:rsidRPr="00BD5FDB">
              <w:rPr>
                <w:rStyle w:val="Other"/>
              </w:rPr>
              <w:t>Be sure to respect entity naming (see ADEP constants). In particular, check that the "relationship" property is correctly filled in.</w:t>
            </w:r>
          </w:p>
        </w:tc>
      </w:tr>
      <w:tr w:rsidR="00895AB4" w:rsidRPr="00BD5FDB" w14:paraId="004919B9" w14:textId="77777777" w:rsidTr="00AC70B6">
        <w:trPr>
          <w:jc w:val="center"/>
        </w:trPr>
        <w:tc>
          <w:tcPr>
            <w:tcW w:w="514" w:type="dxa"/>
            <w:tcBorders>
              <w:top w:val="single" w:sz="4" w:space="0" w:color="auto"/>
              <w:left w:val="single" w:sz="4" w:space="0" w:color="auto"/>
            </w:tcBorders>
          </w:tcPr>
          <w:p w14:paraId="091EFD26" w14:textId="77777777" w:rsidR="00895AB4" w:rsidRPr="00BD5FDB" w:rsidRDefault="000D4A1B" w:rsidP="00AC70B6">
            <w:pPr>
              <w:pStyle w:val="Other0"/>
            </w:pPr>
            <w:r w:rsidRPr="00BD5FDB">
              <w:rPr>
                <w:rStyle w:val="Other"/>
                <w:lang w:val="fr-FR"/>
              </w:rPr>
              <w:t>1381</w:t>
            </w:r>
          </w:p>
        </w:tc>
        <w:tc>
          <w:tcPr>
            <w:tcW w:w="3797" w:type="dxa"/>
            <w:tcBorders>
              <w:top w:val="single" w:sz="4" w:space="0" w:color="auto"/>
              <w:left w:val="single" w:sz="4" w:space="0" w:color="auto"/>
            </w:tcBorders>
          </w:tcPr>
          <w:p w14:paraId="04E23F00" w14:textId="77777777" w:rsidR="00895AB4" w:rsidRPr="00BD5FDB" w:rsidRDefault="000D4A1B" w:rsidP="00AC70B6">
            <w:pPr>
              <w:pStyle w:val="Other0"/>
            </w:pPr>
            <w:r w:rsidRPr="00BD5FDB">
              <w:rPr>
                <w:rStyle w:val="Other"/>
                <w:lang w:val="fr-FR"/>
              </w:rPr>
              <w:t>API_1381_SEP_POSITION_PROFILE_ERROR</w:t>
            </w:r>
          </w:p>
        </w:tc>
        <w:tc>
          <w:tcPr>
            <w:tcW w:w="2702" w:type="dxa"/>
            <w:tcBorders>
              <w:top w:val="single" w:sz="4" w:space="0" w:color="auto"/>
              <w:left w:val="single" w:sz="4" w:space="0" w:color="auto"/>
            </w:tcBorders>
          </w:tcPr>
          <w:p w14:paraId="76978C35" w14:textId="77777777" w:rsidR="00895AB4" w:rsidRPr="00BD5FDB" w:rsidRDefault="000D4A1B" w:rsidP="00AC70B6">
            <w:pPr>
              <w:pStyle w:val="Other0"/>
              <w:ind w:right="154"/>
            </w:pPr>
            <w:r w:rsidRPr="00BD5FDB">
              <w:rPr>
                <w:rStyle w:val="Other"/>
              </w:rPr>
              <w:t>HR-XML structure error in the Position profile section.</w:t>
            </w:r>
          </w:p>
        </w:tc>
        <w:tc>
          <w:tcPr>
            <w:tcW w:w="3307" w:type="dxa"/>
            <w:tcBorders>
              <w:top w:val="single" w:sz="4" w:space="0" w:color="auto"/>
              <w:left w:val="single" w:sz="4" w:space="0" w:color="auto"/>
              <w:right w:val="single" w:sz="4" w:space="0" w:color="auto"/>
            </w:tcBorders>
          </w:tcPr>
          <w:p w14:paraId="2EEAC9B6" w14:textId="77777777" w:rsidR="00895AB4" w:rsidRPr="00BD5FDB" w:rsidRDefault="000D4A1B" w:rsidP="00AC70B6">
            <w:pPr>
              <w:pStyle w:val="Other0"/>
              <w:ind w:right="60"/>
            </w:pPr>
            <w:r w:rsidRPr="00BD5FDB">
              <w:rPr>
                <w:rStyle w:val="Other"/>
              </w:rPr>
              <w:t>Be sure to respect entity naming (see ADEP constants).</w:t>
            </w:r>
          </w:p>
        </w:tc>
      </w:tr>
      <w:tr w:rsidR="00895AB4" w:rsidRPr="00BD5FDB" w14:paraId="59106C82" w14:textId="77777777" w:rsidTr="00AC70B6">
        <w:trPr>
          <w:jc w:val="center"/>
        </w:trPr>
        <w:tc>
          <w:tcPr>
            <w:tcW w:w="514" w:type="dxa"/>
            <w:tcBorders>
              <w:top w:val="single" w:sz="4" w:space="0" w:color="auto"/>
              <w:left w:val="single" w:sz="4" w:space="0" w:color="auto"/>
            </w:tcBorders>
          </w:tcPr>
          <w:p w14:paraId="0F6C7014" w14:textId="77777777" w:rsidR="00895AB4" w:rsidRPr="00BD5FDB" w:rsidRDefault="000D4A1B" w:rsidP="00AC70B6">
            <w:pPr>
              <w:pStyle w:val="Other0"/>
            </w:pPr>
            <w:r w:rsidRPr="00BD5FDB">
              <w:rPr>
                <w:rStyle w:val="Other"/>
                <w:lang w:val="fr-FR"/>
              </w:rPr>
              <w:t>1382</w:t>
            </w:r>
          </w:p>
        </w:tc>
        <w:tc>
          <w:tcPr>
            <w:tcW w:w="3797" w:type="dxa"/>
            <w:tcBorders>
              <w:top w:val="single" w:sz="4" w:space="0" w:color="auto"/>
              <w:left w:val="single" w:sz="4" w:space="0" w:color="auto"/>
            </w:tcBorders>
          </w:tcPr>
          <w:p w14:paraId="4E1466A3" w14:textId="77777777" w:rsidR="00895AB4" w:rsidRPr="00BD5FDB" w:rsidRDefault="000D4A1B" w:rsidP="00AC70B6">
            <w:pPr>
              <w:pStyle w:val="Other0"/>
            </w:pPr>
            <w:r w:rsidRPr="00BD5FDB">
              <w:rPr>
                <w:rStyle w:val="Other"/>
              </w:rPr>
              <w:t>API_1382_SEP_POSITION _ORGANIZATION_ERROR</w:t>
            </w:r>
          </w:p>
        </w:tc>
        <w:tc>
          <w:tcPr>
            <w:tcW w:w="2702" w:type="dxa"/>
            <w:tcBorders>
              <w:top w:val="single" w:sz="4" w:space="0" w:color="auto"/>
              <w:left w:val="single" w:sz="4" w:space="0" w:color="auto"/>
            </w:tcBorders>
          </w:tcPr>
          <w:p w14:paraId="7FB26C56" w14:textId="77777777" w:rsidR="00895AB4" w:rsidRPr="00BD5FDB" w:rsidRDefault="000D4A1B" w:rsidP="00AC70B6">
            <w:pPr>
              <w:pStyle w:val="Other0"/>
              <w:ind w:right="154"/>
            </w:pPr>
            <w:r w:rsidRPr="00BD5FDB">
              <w:rPr>
                <w:rStyle w:val="Other"/>
              </w:rPr>
              <w:t>HR-XML structure error in the Organization section.</w:t>
            </w:r>
          </w:p>
        </w:tc>
        <w:tc>
          <w:tcPr>
            <w:tcW w:w="3307" w:type="dxa"/>
            <w:tcBorders>
              <w:top w:val="single" w:sz="4" w:space="0" w:color="auto"/>
              <w:left w:val="single" w:sz="4" w:space="0" w:color="auto"/>
              <w:right w:val="single" w:sz="4" w:space="0" w:color="auto"/>
            </w:tcBorders>
          </w:tcPr>
          <w:p w14:paraId="7AF30B96" w14:textId="77777777" w:rsidR="00895AB4" w:rsidRPr="00BD5FDB" w:rsidRDefault="000D4A1B" w:rsidP="00AC70B6">
            <w:pPr>
              <w:pStyle w:val="Other0"/>
              <w:ind w:right="60"/>
            </w:pPr>
            <w:r w:rsidRPr="00BD5FDB">
              <w:rPr>
                <w:rStyle w:val="Other"/>
              </w:rPr>
              <w:t>Be sure to respect entity naming (see ADEP constants).</w:t>
            </w:r>
          </w:p>
        </w:tc>
      </w:tr>
      <w:tr w:rsidR="00895AB4" w:rsidRPr="00BD5FDB" w14:paraId="144A2EA2" w14:textId="77777777" w:rsidTr="00AC70B6">
        <w:trPr>
          <w:jc w:val="center"/>
        </w:trPr>
        <w:tc>
          <w:tcPr>
            <w:tcW w:w="514" w:type="dxa"/>
            <w:tcBorders>
              <w:top w:val="single" w:sz="4" w:space="0" w:color="auto"/>
              <w:left w:val="single" w:sz="4" w:space="0" w:color="auto"/>
            </w:tcBorders>
          </w:tcPr>
          <w:p w14:paraId="661F8A2C" w14:textId="77777777" w:rsidR="00895AB4" w:rsidRPr="00BD5FDB" w:rsidRDefault="000D4A1B" w:rsidP="00AC70B6">
            <w:pPr>
              <w:pStyle w:val="Other0"/>
            </w:pPr>
            <w:r w:rsidRPr="00BD5FDB">
              <w:rPr>
                <w:rStyle w:val="Other"/>
                <w:lang w:val="fr-FR"/>
              </w:rPr>
              <w:t>1383</w:t>
            </w:r>
          </w:p>
        </w:tc>
        <w:tc>
          <w:tcPr>
            <w:tcW w:w="3797" w:type="dxa"/>
            <w:tcBorders>
              <w:top w:val="single" w:sz="4" w:space="0" w:color="auto"/>
              <w:left w:val="single" w:sz="4" w:space="0" w:color="auto"/>
            </w:tcBorders>
          </w:tcPr>
          <w:p w14:paraId="630496BE" w14:textId="77777777" w:rsidR="00895AB4" w:rsidRPr="00BD5FDB" w:rsidRDefault="000D4A1B" w:rsidP="00AC70B6">
            <w:pPr>
              <w:pStyle w:val="Other0"/>
            </w:pPr>
            <w:r w:rsidRPr="00BD5FDB">
              <w:rPr>
                <w:rStyle w:val="Other"/>
                <w:lang w:val="fr-FR"/>
              </w:rPr>
              <w:t>API_1383_SEP_POSITION_DETAILS_ERROR</w:t>
            </w:r>
          </w:p>
        </w:tc>
        <w:tc>
          <w:tcPr>
            <w:tcW w:w="2702" w:type="dxa"/>
            <w:tcBorders>
              <w:top w:val="single" w:sz="4" w:space="0" w:color="auto"/>
              <w:left w:val="single" w:sz="4" w:space="0" w:color="auto"/>
            </w:tcBorders>
          </w:tcPr>
          <w:p w14:paraId="4217F248" w14:textId="77777777" w:rsidR="00895AB4" w:rsidRPr="00BD5FDB" w:rsidRDefault="000D4A1B" w:rsidP="00AC70B6">
            <w:pPr>
              <w:pStyle w:val="Other0"/>
              <w:ind w:right="154"/>
            </w:pPr>
            <w:r w:rsidRPr="00BD5FDB">
              <w:rPr>
                <w:rStyle w:val="Other"/>
              </w:rPr>
              <w:t>HR-XML structure error in the Position detail section.</w:t>
            </w:r>
          </w:p>
        </w:tc>
        <w:tc>
          <w:tcPr>
            <w:tcW w:w="3307" w:type="dxa"/>
            <w:tcBorders>
              <w:top w:val="single" w:sz="4" w:space="0" w:color="auto"/>
              <w:left w:val="single" w:sz="4" w:space="0" w:color="auto"/>
              <w:right w:val="single" w:sz="4" w:space="0" w:color="auto"/>
            </w:tcBorders>
          </w:tcPr>
          <w:p w14:paraId="2BB68647" w14:textId="77777777" w:rsidR="00895AB4" w:rsidRPr="00BD5FDB" w:rsidRDefault="000D4A1B" w:rsidP="00AC70B6">
            <w:pPr>
              <w:pStyle w:val="Other0"/>
              <w:ind w:right="60"/>
            </w:pPr>
            <w:r w:rsidRPr="00BD5FDB">
              <w:rPr>
                <w:rStyle w:val="Other"/>
              </w:rPr>
              <w:t>Be sure to respect entity naming (see ADEP constants)</w:t>
            </w:r>
          </w:p>
        </w:tc>
      </w:tr>
      <w:tr w:rsidR="00895AB4" w:rsidRPr="00BD5FDB" w14:paraId="26711001" w14:textId="77777777" w:rsidTr="00AC70B6">
        <w:trPr>
          <w:jc w:val="center"/>
        </w:trPr>
        <w:tc>
          <w:tcPr>
            <w:tcW w:w="514" w:type="dxa"/>
            <w:tcBorders>
              <w:top w:val="single" w:sz="4" w:space="0" w:color="auto"/>
              <w:left w:val="single" w:sz="4" w:space="0" w:color="auto"/>
            </w:tcBorders>
          </w:tcPr>
          <w:p w14:paraId="7CEBB259" w14:textId="77777777" w:rsidR="00895AB4" w:rsidRPr="00BD5FDB" w:rsidRDefault="000D4A1B" w:rsidP="00AC70B6">
            <w:pPr>
              <w:pStyle w:val="Other0"/>
            </w:pPr>
            <w:r w:rsidRPr="00BD5FDB">
              <w:rPr>
                <w:rStyle w:val="Other"/>
                <w:lang w:val="fr-FR"/>
              </w:rPr>
              <w:t>1384</w:t>
            </w:r>
          </w:p>
        </w:tc>
        <w:tc>
          <w:tcPr>
            <w:tcW w:w="3797" w:type="dxa"/>
            <w:tcBorders>
              <w:top w:val="single" w:sz="4" w:space="0" w:color="auto"/>
              <w:left w:val="single" w:sz="4" w:space="0" w:color="auto"/>
            </w:tcBorders>
          </w:tcPr>
          <w:p w14:paraId="7925F4B1" w14:textId="77777777" w:rsidR="00895AB4" w:rsidRPr="0095354F" w:rsidRDefault="000D4A1B" w:rsidP="00AC70B6">
            <w:pPr>
              <w:pStyle w:val="Other0"/>
              <w:rPr>
                <w:lang w:val="fr-FR"/>
              </w:rPr>
            </w:pPr>
            <w:r w:rsidRPr="00BD5FDB">
              <w:rPr>
                <w:rStyle w:val="Other"/>
                <w:lang w:val="fr-FR"/>
              </w:rPr>
              <w:t>API_1384_SEP_POSITION_CLASSIFICATION _ERROR</w:t>
            </w:r>
          </w:p>
        </w:tc>
        <w:tc>
          <w:tcPr>
            <w:tcW w:w="2702" w:type="dxa"/>
            <w:tcBorders>
              <w:top w:val="single" w:sz="4" w:space="0" w:color="auto"/>
              <w:left w:val="single" w:sz="4" w:space="0" w:color="auto"/>
            </w:tcBorders>
          </w:tcPr>
          <w:p w14:paraId="40292DF3" w14:textId="77777777" w:rsidR="00895AB4" w:rsidRPr="00BD5FDB" w:rsidRDefault="000D4A1B" w:rsidP="00AC70B6">
            <w:pPr>
              <w:pStyle w:val="Other0"/>
              <w:ind w:right="154"/>
            </w:pPr>
            <w:r w:rsidRPr="00BD5FDB">
              <w:rPr>
                <w:rStyle w:val="Other"/>
              </w:rPr>
              <w:t>The value in the PositionClassification field is incorrect.</w:t>
            </w:r>
          </w:p>
        </w:tc>
        <w:tc>
          <w:tcPr>
            <w:tcW w:w="3307" w:type="dxa"/>
            <w:tcBorders>
              <w:top w:val="single" w:sz="4" w:space="0" w:color="auto"/>
              <w:left w:val="single" w:sz="4" w:space="0" w:color="auto"/>
              <w:right w:val="single" w:sz="4" w:space="0" w:color="auto"/>
            </w:tcBorders>
          </w:tcPr>
          <w:p w14:paraId="06D4A2AA" w14:textId="77777777" w:rsidR="00895AB4" w:rsidRPr="00BD5FDB" w:rsidRDefault="000D4A1B" w:rsidP="00AC70B6">
            <w:pPr>
              <w:pStyle w:val="Other0"/>
              <w:ind w:right="60"/>
            </w:pPr>
            <w:r w:rsidRPr="00BD5FDB">
              <w:rPr>
                <w:rStyle w:val="Other"/>
              </w:rPr>
              <w:t>Check the management rules for the type of contract.</w:t>
            </w:r>
          </w:p>
        </w:tc>
      </w:tr>
      <w:tr w:rsidR="00895AB4" w:rsidRPr="00BD5FDB" w14:paraId="32D72B7A" w14:textId="77777777" w:rsidTr="00AC70B6">
        <w:trPr>
          <w:jc w:val="center"/>
        </w:trPr>
        <w:tc>
          <w:tcPr>
            <w:tcW w:w="514" w:type="dxa"/>
            <w:tcBorders>
              <w:top w:val="single" w:sz="4" w:space="0" w:color="auto"/>
              <w:left w:val="single" w:sz="4" w:space="0" w:color="auto"/>
            </w:tcBorders>
          </w:tcPr>
          <w:p w14:paraId="5A7FAB56" w14:textId="77777777" w:rsidR="00895AB4" w:rsidRPr="00BD5FDB" w:rsidRDefault="000D4A1B" w:rsidP="00AC70B6">
            <w:pPr>
              <w:pStyle w:val="Other0"/>
            </w:pPr>
            <w:r w:rsidRPr="00BD5FDB">
              <w:rPr>
                <w:rStyle w:val="Other"/>
                <w:lang w:val="fr-FR"/>
              </w:rPr>
              <w:t>1385</w:t>
            </w:r>
          </w:p>
        </w:tc>
        <w:tc>
          <w:tcPr>
            <w:tcW w:w="3797" w:type="dxa"/>
            <w:tcBorders>
              <w:top w:val="single" w:sz="4" w:space="0" w:color="auto"/>
              <w:left w:val="single" w:sz="4" w:space="0" w:color="auto"/>
            </w:tcBorders>
          </w:tcPr>
          <w:p w14:paraId="6EDCEC30" w14:textId="77777777" w:rsidR="00895AB4" w:rsidRPr="00BD5FDB" w:rsidRDefault="000D4A1B" w:rsidP="00AC70B6">
            <w:pPr>
              <w:pStyle w:val="Other0"/>
            </w:pPr>
            <w:r w:rsidRPr="00BD5FDB">
              <w:rPr>
                <w:rStyle w:val="Other"/>
              </w:rPr>
              <w:t>API_1385_SEP_POSITION_GLOBAL _EXPERIENCE_COMPETENCY_ERROR</w:t>
            </w:r>
          </w:p>
        </w:tc>
        <w:tc>
          <w:tcPr>
            <w:tcW w:w="2702" w:type="dxa"/>
            <w:tcBorders>
              <w:top w:val="single" w:sz="4" w:space="0" w:color="auto"/>
              <w:left w:val="single" w:sz="4" w:space="0" w:color="auto"/>
            </w:tcBorders>
          </w:tcPr>
          <w:p w14:paraId="2C5DE77F" w14:textId="77777777" w:rsidR="00895AB4" w:rsidRPr="00BD5FDB" w:rsidRDefault="000D4A1B" w:rsidP="00AC70B6">
            <w:pPr>
              <w:pStyle w:val="Other0"/>
              <w:ind w:right="154"/>
            </w:pPr>
            <w:r w:rsidRPr="00BD5FDB">
              <w:rPr>
                <w:rStyle w:val="Other"/>
              </w:rPr>
              <w:t>No data found for the overall experience criterion.</w:t>
            </w:r>
          </w:p>
        </w:tc>
        <w:tc>
          <w:tcPr>
            <w:tcW w:w="3307" w:type="dxa"/>
            <w:tcBorders>
              <w:top w:val="single" w:sz="4" w:space="0" w:color="auto"/>
              <w:left w:val="single" w:sz="4" w:space="0" w:color="auto"/>
              <w:right w:val="single" w:sz="4" w:space="0" w:color="auto"/>
            </w:tcBorders>
          </w:tcPr>
          <w:p w14:paraId="2986C8EE" w14:textId="77777777" w:rsidR="00895AB4" w:rsidRPr="00BD5FDB" w:rsidRDefault="000D4A1B" w:rsidP="00AC70B6">
            <w:pPr>
              <w:pStyle w:val="Other0"/>
              <w:ind w:right="60"/>
            </w:pPr>
            <w:r w:rsidRPr="00BD5FDB">
              <w:rPr>
                <w:rStyle w:val="Other"/>
              </w:rPr>
              <w:t>Enter this value.</w:t>
            </w:r>
          </w:p>
        </w:tc>
      </w:tr>
      <w:tr w:rsidR="00895AB4" w:rsidRPr="00BD5FDB" w14:paraId="7B3813F4" w14:textId="77777777" w:rsidTr="00AC70B6">
        <w:trPr>
          <w:jc w:val="center"/>
        </w:trPr>
        <w:tc>
          <w:tcPr>
            <w:tcW w:w="514" w:type="dxa"/>
            <w:tcBorders>
              <w:top w:val="single" w:sz="4" w:space="0" w:color="auto"/>
              <w:left w:val="single" w:sz="4" w:space="0" w:color="auto"/>
            </w:tcBorders>
          </w:tcPr>
          <w:p w14:paraId="03ABB912" w14:textId="77777777" w:rsidR="00895AB4" w:rsidRPr="00BD5FDB" w:rsidRDefault="000D4A1B" w:rsidP="00AC70B6">
            <w:pPr>
              <w:pStyle w:val="Other0"/>
            </w:pPr>
            <w:r w:rsidRPr="00BD5FDB">
              <w:rPr>
                <w:rStyle w:val="Other"/>
                <w:lang w:val="fr-FR"/>
              </w:rPr>
              <w:t>1386</w:t>
            </w:r>
          </w:p>
        </w:tc>
        <w:tc>
          <w:tcPr>
            <w:tcW w:w="3797" w:type="dxa"/>
            <w:tcBorders>
              <w:top w:val="single" w:sz="4" w:space="0" w:color="auto"/>
              <w:left w:val="single" w:sz="4" w:space="0" w:color="auto"/>
            </w:tcBorders>
          </w:tcPr>
          <w:p w14:paraId="6DE7A188" w14:textId="77777777" w:rsidR="00895AB4" w:rsidRPr="00BD5FDB" w:rsidRDefault="000D4A1B" w:rsidP="00AC70B6">
            <w:pPr>
              <w:pStyle w:val="Other0"/>
            </w:pPr>
            <w:r w:rsidRPr="00BD5FDB">
              <w:rPr>
                <w:rStyle w:val="Other"/>
                <w:lang w:val="fr-FR"/>
              </w:rPr>
              <w:t>API_1386_SEP_POSITION_TYPE_ERROR</w:t>
            </w:r>
          </w:p>
        </w:tc>
        <w:tc>
          <w:tcPr>
            <w:tcW w:w="2702" w:type="dxa"/>
            <w:tcBorders>
              <w:top w:val="single" w:sz="4" w:space="0" w:color="auto"/>
              <w:left w:val="single" w:sz="4" w:space="0" w:color="auto"/>
            </w:tcBorders>
          </w:tcPr>
          <w:p w14:paraId="6A2CCEDF" w14:textId="77777777" w:rsidR="00895AB4" w:rsidRPr="00BD5FDB" w:rsidRDefault="000D4A1B" w:rsidP="00AC70B6">
            <w:pPr>
              <w:pStyle w:val="Other0"/>
              <w:ind w:right="154"/>
            </w:pPr>
            <w:r w:rsidRPr="00BD5FDB">
              <w:rPr>
                <w:rStyle w:val="Other"/>
              </w:rPr>
              <w:t>HR-XML structure error in the field</w:t>
            </w:r>
          </w:p>
          <w:p w14:paraId="54093394" w14:textId="77777777" w:rsidR="00895AB4" w:rsidRPr="00BD5FDB" w:rsidRDefault="000D4A1B" w:rsidP="00AC70B6">
            <w:pPr>
              <w:pStyle w:val="Other0"/>
              <w:ind w:right="154"/>
            </w:pPr>
            <w:r w:rsidRPr="00BD5FDB">
              <w:rPr>
                <w:rStyle w:val="Other"/>
                <w:i/>
              </w:rPr>
              <w:t>FormattedPositionDescription</w:t>
            </w:r>
            <w:r w:rsidRPr="00BD5FDB">
              <w:rPr>
                <w:rStyle w:val="Other"/>
              </w:rPr>
              <w:t>.</w:t>
            </w:r>
          </w:p>
        </w:tc>
        <w:tc>
          <w:tcPr>
            <w:tcW w:w="3307" w:type="dxa"/>
            <w:tcBorders>
              <w:top w:val="single" w:sz="4" w:space="0" w:color="auto"/>
              <w:left w:val="single" w:sz="4" w:space="0" w:color="auto"/>
              <w:right w:val="single" w:sz="4" w:space="0" w:color="auto"/>
            </w:tcBorders>
          </w:tcPr>
          <w:p w14:paraId="000C8432" w14:textId="77777777" w:rsidR="00895AB4" w:rsidRPr="00BD5FDB" w:rsidRDefault="000D4A1B" w:rsidP="00AC70B6">
            <w:pPr>
              <w:pStyle w:val="Other0"/>
              <w:ind w:right="60"/>
            </w:pPr>
            <w:r w:rsidRPr="00BD5FDB">
              <w:rPr>
                <w:rStyle w:val="Other"/>
              </w:rPr>
              <w:t>A FormattedPositionDescription element indicating the type of offer (ODD, ODC) must be present in the flow.</w:t>
            </w:r>
          </w:p>
        </w:tc>
      </w:tr>
      <w:tr w:rsidR="00895AB4" w:rsidRPr="00BD5FDB" w14:paraId="29269E3B" w14:textId="77777777" w:rsidTr="00AC70B6">
        <w:trPr>
          <w:trHeight w:val="550"/>
          <w:jc w:val="center"/>
        </w:trPr>
        <w:tc>
          <w:tcPr>
            <w:tcW w:w="10320" w:type="dxa"/>
            <w:gridSpan w:val="4"/>
            <w:tcBorders>
              <w:top w:val="single" w:sz="4" w:space="0" w:color="auto"/>
              <w:bottom w:val="single" w:sz="4" w:space="0" w:color="auto"/>
            </w:tcBorders>
          </w:tcPr>
          <w:p w14:paraId="316274C6" w14:textId="77777777" w:rsidR="00895AB4" w:rsidRPr="0095354F" w:rsidRDefault="00895AB4" w:rsidP="00AC70B6">
            <w:pPr>
              <w:ind w:right="60"/>
              <w:rPr>
                <w:sz w:val="10"/>
                <w:szCs w:val="10"/>
                <w:lang w:val="en-US"/>
              </w:rPr>
            </w:pPr>
          </w:p>
        </w:tc>
      </w:tr>
    </w:tbl>
    <w:p w14:paraId="49911027" w14:textId="77777777" w:rsidR="00895AB4" w:rsidRPr="00BD5FDB" w:rsidRDefault="000D4A1B" w:rsidP="009710C9">
      <w:pPr>
        <w:rPr>
          <w:sz w:val="2"/>
          <w:szCs w:val="2"/>
        </w:rPr>
      </w:pPr>
      <w:r w:rsidRPr="00BD5FDB">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518"/>
        <w:gridCol w:w="3797"/>
        <w:gridCol w:w="2702"/>
        <w:gridCol w:w="3302"/>
      </w:tblGrid>
      <w:tr w:rsidR="00895AB4" w:rsidRPr="00BD5FDB" w14:paraId="3F6714B3" w14:textId="77777777" w:rsidTr="00AC70B6">
        <w:trPr>
          <w:jc w:val="center"/>
        </w:trPr>
        <w:tc>
          <w:tcPr>
            <w:tcW w:w="518" w:type="dxa"/>
            <w:tcBorders>
              <w:top w:val="single" w:sz="4" w:space="0" w:color="auto"/>
              <w:left w:val="single" w:sz="4" w:space="0" w:color="auto"/>
            </w:tcBorders>
          </w:tcPr>
          <w:p w14:paraId="5D259663" w14:textId="77777777" w:rsidR="00895AB4" w:rsidRPr="00BD5FDB" w:rsidRDefault="000D4A1B" w:rsidP="00AC70B6">
            <w:pPr>
              <w:pStyle w:val="Other0"/>
            </w:pPr>
            <w:r w:rsidRPr="00BD5FDB">
              <w:rPr>
                <w:rStyle w:val="Other"/>
                <w:lang w:val="fr-FR"/>
              </w:rPr>
              <w:lastRenderedPageBreak/>
              <w:t>1388</w:t>
            </w:r>
          </w:p>
        </w:tc>
        <w:tc>
          <w:tcPr>
            <w:tcW w:w="3797" w:type="dxa"/>
            <w:tcBorders>
              <w:top w:val="single" w:sz="4" w:space="0" w:color="auto"/>
              <w:left w:val="single" w:sz="4" w:space="0" w:color="auto"/>
            </w:tcBorders>
          </w:tcPr>
          <w:p w14:paraId="0607353A" w14:textId="77777777" w:rsidR="00895AB4" w:rsidRPr="0095354F" w:rsidRDefault="000D4A1B" w:rsidP="00AC70B6">
            <w:pPr>
              <w:pStyle w:val="Other0"/>
              <w:rPr>
                <w:lang w:val="es-ES"/>
              </w:rPr>
            </w:pPr>
            <w:r w:rsidRPr="0095354F">
              <w:rPr>
                <w:rStyle w:val="Other"/>
                <w:lang w:val="es-ES"/>
              </w:rPr>
              <w:t>API_1388_SEP_POSITION_DISPLAY _LOGO_ERROR</w:t>
            </w:r>
          </w:p>
        </w:tc>
        <w:tc>
          <w:tcPr>
            <w:tcW w:w="2702" w:type="dxa"/>
            <w:tcBorders>
              <w:top w:val="single" w:sz="4" w:space="0" w:color="auto"/>
              <w:left w:val="single" w:sz="4" w:space="0" w:color="auto"/>
            </w:tcBorders>
          </w:tcPr>
          <w:p w14:paraId="5D919CB4" w14:textId="77777777" w:rsidR="00895AB4" w:rsidRPr="00BD5FDB" w:rsidRDefault="000D4A1B" w:rsidP="00AC70B6">
            <w:pPr>
              <w:pStyle w:val="Other0"/>
              <w:ind w:right="161"/>
            </w:pPr>
            <w:r w:rsidRPr="00BD5FDB">
              <w:rPr>
                <w:rStyle w:val="Other"/>
              </w:rPr>
              <w:t>The value in the 'Logo display' field is empty or invalid.</w:t>
            </w:r>
          </w:p>
        </w:tc>
        <w:tc>
          <w:tcPr>
            <w:tcW w:w="3302" w:type="dxa"/>
            <w:tcBorders>
              <w:top w:val="single" w:sz="4" w:space="0" w:color="auto"/>
              <w:left w:val="single" w:sz="4" w:space="0" w:color="auto"/>
              <w:right w:val="single" w:sz="4" w:space="0" w:color="auto"/>
            </w:tcBorders>
          </w:tcPr>
          <w:p w14:paraId="36358CCB" w14:textId="77777777" w:rsidR="00895AB4" w:rsidRPr="00BD5FDB" w:rsidRDefault="000D4A1B" w:rsidP="00AC70B6">
            <w:pPr>
              <w:pStyle w:val="Other0"/>
              <w:ind w:right="161"/>
            </w:pPr>
            <w:r w:rsidRPr="00BD5FDB">
              <w:rPr>
                <w:rStyle w:val="Other"/>
              </w:rPr>
              <w:t>Review the specifications for this indicator.</w:t>
            </w:r>
          </w:p>
        </w:tc>
      </w:tr>
      <w:tr w:rsidR="00895AB4" w:rsidRPr="00BD5FDB" w14:paraId="0005AADC" w14:textId="77777777" w:rsidTr="00AC70B6">
        <w:trPr>
          <w:jc w:val="center"/>
        </w:trPr>
        <w:tc>
          <w:tcPr>
            <w:tcW w:w="518" w:type="dxa"/>
            <w:tcBorders>
              <w:top w:val="single" w:sz="4" w:space="0" w:color="auto"/>
              <w:left w:val="single" w:sz="4" w:space="0" w:color="auto"/>
            </w:tcBorders>
          </w:tcPr>
          <w:p w14:paraId="7091DF68" w14:textId="77777777" w:rsidR="00895AB4" w:rsidRPr="00BD5FDB" w:rsidRDefault="000D4A1B" w:rsidP="00AC70B6">
            <w:pPr>
              <w:pStyle w:val="Other0"/>
            </w:pPr>
            <w:r w:rsidRPr="00BD5FDB">
              <w:rPr>
                <w:rStyle w:val="Other"/>
                <w:lang w:val="fr-FR"/>
              </w:rPr>
              <w:t>1389</w:t>
            </w:r>
          </w:p>
        </w:tc>
        <w:tc>
          <w:tcPr>
            <w:tcW w:w="3797" w:type="dxa"/>
            <w:tcBorders>
              <w:top w:val="single" w:sz="4" w:space="0" w:color="auto"/>
              <w:left w:val="single" w:sz="4" w:space="0" w:color="auto"/>
            </w:tcBorders>
          </w:tcPr>
          <w:p w14:paraId="27348474" w14:textId="77777777" w:rsidR="00895AB4" w:rsidRPr="00BD5FDB" w:rsidRDefault="000D4A1B" w:rsidP="00AC70B6">
            <w:pPr>
              <w:pStyle w:val="Other0"/>
            </w:pPr>
            <w:r w:rsidRPr="00BD5FDB">
              <w:rPr>
                <w:rStyle w:val="Other"/>
              </w:rPr>
              <w:t>API_1389_SEP_POSITION_NUMBER _TO_FILL_ERROR</w:t>
            </w:r>
          </w:p>
        </w:tc>
        <w:tc>
          <w:tcPr>
            <w:tcW w:w="2702" w:type="dxa"/>
            <w:tcBorders>
              <w:top w:val="single" w:sz="4" w:space="0" w:color="auto"/>
              <w:left w:val="single" w:sz="4" w:space="0" w:color="auto"/>
            </w:tcBorders>
          </w:tcPr>
          <w:p w14:paraId="24CA30BB" w14:textId="77777777" w:rsidR="00895AB4" w:rsidRPr="00BD5FDB" w:rsidRDefault="000D4A1B" w:rsidP="00AC70B6">
            <w:pPr>
              <w:pStyle w:val="Other0"/>
              <w:ind w:right="161"/>
            </w:pPr>
            <w:r w:rsidRPr="00BD5FDB">
              <w:rPr>
                <w:rStyle w:val="Other"/>
              </w:rPr>
              <w:t>The number of positions offered is not given.</w:t>
            </w:r>
          </w:p>
        </w:tc>
        <w:tc>
          <w:tcPr>
            <w:tcW w:w="3302" w:type="dxa"/>
            <w:tcBorders>
              <w:top w:val="single" w:sz="4" w:space="0" w:color="auto"/>
              <w:left w:val="single" w:sz="4" w:space="0" w:color="auto"/>
              <w:right w:val="single" w:sz="4" w:space="0" w:color="auto"/>
            </w:tcBorders>
          </w:tcPr>
          <w:p w14:paraId="7BBC408F" w14:textId="77777777" w:rsidR="00895AB4" w:rsidRPr="00BD5FDB" w:rsidRDefault="000D4A1B" w:rsidP="00AC70B6">
            <w:pPr>
              <w:pStyle w:val="Other0"/>
              <w:ind w:right="161"/>
            </w:pPr>
            <w:r w:rsidRPr="00BD5FDB">
              <w:rPr>
                <w:rStyle w:val="Other"/>
              </w:rPr>
              <w:t>Provide the number of positions on offer.</w:t>
            </w:r>
          </w:p>
        </w:tc>
      </w:tr>
      <w:tr w:rsidR="00895AB4" w:rsidRPr="00BD5FDB" w14:paraId="083B1A44" w14:textId="77777777" w:rsidTr="00AC70B6">
        <w:trPr>
          <w:jc w:val="center"/>
        </w:trPr>
        <w:tc>
          <w:tcPr>
            <w:tcW w:w="518" w:type="dxa"/>
            <w:tcBorders>
              <w:top w:val="single" w:sz="4" w:space="0" w:color="auto"/>
              <w:left w:val="single" w:sz="4" w:space="0" w:color="auto"/>
            </w:tcBorders>
          </w:tcPr>
          <w:p w14:paraId="7478659A" w14:textId="77777777" w:rsidR="00895AB4" w:rsidRPr="00BD5FDB" w:rsidRDefault="000D4A1B" w:rsidP="00AC70B6">
            <w:pPr>
              <w:pStyle w:val="Other0"/>
            </w:pPr>
            <w:r w:rsidRPr="00BD5FDB">
              <w:rPr>
                <w:rStyle w:val="Other"/>
                <w:lang w:val="fr-FR"/>
              </w:rPr>
              <w:t>1390</w:t>
            </w:r>
          </w:p>
        </w:tc>
        <w:tc>
          <w:tcPr>
            <w:tcW w:w="3797" w:type="dxa"/>
            <w:tcBorders>
              <w:top w:val="single" w:sz="4" w:space="0" w:color="auto"/>
              <w:left w:val="single" w:sz="4" w:space="0" w:color="auto"/>
            </w:tcBorders>
          </w:tcPr>
          <w:p w14:paraId="49DEC12D" w14:textId="77777777" w:rsidR="00895AB4" w:rsidRPr="00BD5FDB" w:rsidRDefault="000D4A1B" w:rsidP="00AC70B6">
            <w:pPr>
              <w:pStyle w:val="Other0"/>
            </w:pPr>
            <w:r w:rsidRPr="00BD5FDB">
              <w:rPr>
                <w:rStyle w:val="Other"/>
              </w:rPr>
              <w:t>API_1390_SEP_ORGANIZATION _CONTACT_ERROR</w:t>
            </w:r>
          </w:p>
        </w:tc>
        <w:tc>
          <w:tcPr>
            <w:tcW w:w="2702" w:type="dxa"/>
            <w:tcBorders>
              <w:top w:val="single" w:sz="4" w:space="0" w:color="auto"/>
              <w:left w:val="single" w:sz="4" w:space="0" w:color="auto"/>
            </w:tcBorders>
          </w:tcPr>
          <w:p w14:paraId="01A5C946" w14:textId="77777777" w:rsidR="00895AB4" w:rsidRPr="00BD5FDB" w:rsidRDefault="000D4A1B" w:rsidP="00AC70B6">
            <w:pPr>
              <w:pStyle w:val="Other0"/>
              <w:ind w:right="161"/>
            </w:pPr>
            <w:r w:rsidRPr="00BD5FDB">
              <w:rPr>
                <w:rStyle w:val="Other"/>
              </w:rPr>
              <w:t>HR-XML structure error in the Organization contact section.</w:t>
            </w:r>
          </w:p>
        </w:tc>
        <w:tc>
          <w:tcPr>
            <w:tcW w:w="3302" w:type="dxa"/>
            <w:tcBorders>
              <w:top w:val="single" w:sz="4" w:space="0" w:color="auto"/>
              <w:left w:val="single" w:sz="4" w:space="0" w:color="auto"/>
              <w:right w:val="single" w:sz="4" w:space="0" w:color="auto"/>
            </w:tcBorders>
          </w:tcPr>
          <w:p w14:paraId="50272173" w14:textId="77777777" w:rsidR="00895AB4" w:rsidRPr="00BD5FDB" w:rsidRDefault="000D4A1B" w:rsidP="00AC70B6">
            <w:pPr>
              <w:pStyle w:val="Other0"/>
              <w:ind w:right="161"/>
            </w:pPr>
            <w:r w:rsidRPr="00BD5FDB">
              <w:rPr>
                <w:rStyle w:val="Other"/>
              </w:rPr>
              <w:t>Check that the Contact block has been filled in correctly.</w:t>
            </w:r>
          </w:p>
        </w:tc>
      </w:tr>
      <w:tr w:rsidR="00895AB4" w:rsidRPr="00BD5FDB" w14:paraId="71FB9930" w14:textId="77777777" w:rsidTr="00AC70B6">
        <w:trPr>
          <w:jc w:val="center"/>
        </w:trPr>
        <w:tc>
          <w:tcPr>
            <w:tcW w:w="518" w:type="dxa"/>
            <w:tcBorders>
              <w:top w:val="single" w:sz="4" w:space="0" w:color="auto"/>
              <w:left w:val="single" w:sz="4" w:space="0" w:color="auto"/>
            </w:tcBorders>
          </w:tcPr>
          <w:p w14:paraId="5E6B4757" w14:textId="77777777" w:rsidR="00895AB4" w:rsidRPr="00BD5FDB" w:rsidRDefault="000D4A1B" w:rsidP="00AC70B6">
            <w:pPr>
              <w:pStyle w:val="Other0"/>
            </w:pPr>
            <w:r w:rsidRPr="00BD5FDB">
              <w:rPr>
                <w:rStyle w:val="Other"/>
                <w:lang w:val="fr-FR"/>
              </w:rPr>
              <w:t>1391</w:t>
            </w:r>
          </w:p>
        </w:tc>
        <w:tc>
          <w:tcPr>
            <w:tcW w:w="3797" w:type="dxa"/>
            <w:tcBorders>
              <w:top w:val="single" w:sz="4" w:space="0" w:color="auto"/>
              <w:left w:val="single" w:sz="4" w:space="0" w:color="auto"/>
            </w:tcBorders>
          </w:tcPr>
          <w:p w14:paraId="549CCDFD" w14:textId="77777777" w:rsidR="00895AB4" w:rsidRPr="00BD5FDB" w:rsidRDefault="000D4A1B" w:rsidP="00AC70B6">
            <w:pPr>
              <w:pStyle w:val="Other0"/>
            </w:pPr>
            <w:r w:rsidRPr="00BD5FDB">
              <w:rPr>
                <w:rStyle w:val="Other"/>
              </w:rPr>
              <w:t>API_1391_SEP_ORGANIZATION_CONTACT _NAME_ERROR</w:t>
            </w:r>
          </w:p>
        </w:tc>
        <w:tc>
          <w:tcPr>
            <w:tcW w:w="2702" w:type="dxa"/>
            <w:tcBorders>
              <w:top w:val="single" w:sz="4" w:space="0" w:color="auto"/>
              <w:left w:val="single" w:sz="4" w:space="0" w:color="auto"/>
            </w:tcBorders>
          </w:tcPr>
          <w:p w14:paraId="1E9746A4" w14:textId="77777777" w:rsidR="00895AB4" w:rsidRPr="00BD5FDB" w:rsidRDefault="000D4A1B" w:rsidP="00AC70B6">
            <w:pPr>
              <w:pStyle w:val="Other0"/>
              <w:ind w:right="161"/>
            </w:pPr>
            <w:r w:rsidRPr="00BD5FDB">
              <w:rPr>
                <w:rStyle w:val="Other"/>
              </w:rPr>
              <w:t>HR-XML structure error in the Organization contact section.</w:t>
            </w:r>
          </w:p>
        </w:tc>
        <w:tc>
          <w:tcPr>
            <w:tcW w:w="3302" w:type="dxa"/>
            <w:tcBorders>
              <w:top w:val="single" w:sz="4" w:space="0" w:color="auto"/>
              <w:left w:val="single" w:sz="4" w:space="0" w:color="auto"/>
              <w:right w:val="single" w:sz="4" w:space="0" w:color="auto"/>
            </w:tcBorders>
          </w:tcPr>
          <w:p w14:paraId="2C7DD25A" w14:textId="77777777" w:rsidR="00895AB4" w:rsidRPr="00BD5FDB" w:rsidRDefault="000D4A1B" w:rsidP="00AC70B6">
            <w:pPr>
              <w:pStyle w:val="Other0"/>
              <w:ind w:right="161"/>
            </w:pPr>
            <w:r w:rsidRPr="00BD5FDB">
              <w:rPr>
                <w:rStyle w:val="Other"/>
              </w:rPr>
              <w:t>Check that the name of the Contact block is correct.</w:t>
            </w:r>
          </w:p>
        </w:tc>
      </w:tr>
      <w:tr w:rsidR="00895AB4" w:rsidRPr="00BD5FDB" w14:paraId="5C2C9301" w14:textId="77777777" w:rsidTr="00AC70B6">
        <w:trPr>
          <w:jc w:val="center"/>
        </w:trPr>
        <w:tc>
          <w:tcPr>
            <w:tcW w:w="518" w:type="dxa"/>
            <w:tcBorders>
              <w:top w:val="single" w:sz="4" w:space="0" w:color="auto"/>
              <w:left w:val="single" w:sz="4" w:space="0" w:color="auto"/>
            </w:tcBorders>
          </w:tcPr>
          <w:p w14:paraId="5C30C61D" w14:textId="77777777" w:rsidR="00895AB4" w:rsidRPr="00BD5FDB" w:rsidRDefault="000D4A1B" w:rsidP="00AC70B6">
            <w:pPr>
              <w:pStyle w:val="Other0"/>
            </w:pPr>
            <w:r w:rsidRPr="00BD5FDB">
              <w:rPr>
                <w:rStyle w:val="Other"/>
                <w:lang w:val="fr-FR"/>
              </w:rPr>
              <w:t>1392</w:t>
            </w:r>
          </w:p>
        </w:tc>
        <w:tc>
          <w:tcPr>
            <w:tcW w:w="3797" w:type="dxa"/>
            <w:tcBorders>
              <w:top w:val="single" w:sz="4" w:space="0" w:color="auto"/>
              <w:left w:val="single" w:sz="4" w:space="0" w:color="auto"/>
            </w:tcBorders>
          </w:tcPr>
          <w:p w14:paraId="562D3427" w14:textId="77777777" w:rsidR="00895AB4" w:rsidRPr="00BD5FDB" w:rsidRDefault="000D4A1B" w:rsidP="00AC70B6">
            <w:pPr>
              <w:pStyle w:val="Other0"/>
            </w:pPr>
            <w:r w:rsidRPr="00BD5FDB">
              <w:rPr>
                <w:rStyle w:val="Other"/>
              </w:rPr>
              <w:t>API_1392_SEP_ORGANIZATION_CONTACT _METHOD_ERROR</w:t>
            </w:r>
          </w:p>
        </w:tc>
        <w:tc>
          <w:tcPr>
            <w:tcW w:w="2702" w:type="dxa"/>
            <w:tcBorders>
              <w:top w:val="single" w:sz="4" w:space="0" w:color="auto"/>
              <w:left w:val="single" w:sz="4" w:space="0" w:color="auto"/>
            </w:tcBorders>
          </w:tcPr>
          <w:p w14:paraId="1F36B268" w14:textId="77777777" w:rsidR="00895AB4" w:rsidRPr="00BD5FDB" w:rsidRDefault="000D4A1B" w:rsidP="00AC70B6">
            <w:pPr>
              <w:pStyle w:val="Other0"/>
              <w:ind w:right="161"/>
            </w:pPr>
            <w:r w:rsidRPr="00BD5FDB">
              <w:rPr>
                <w:rStyle w:val="Other"/>
              </w:rPr>
              <w:t>HR-XML structure error in the Organization contact section.</w:t>
            </w:r>
          </w:p>
        </w:tc>
        <w:tc>
          <w:tcPr>
            <w:tcW w:w="3302" w:type="dxa"/>
            <w:tcBorders>
              <w:top w:val="single" w:sz="4" w:space="0" w:color="auto"/>
              <w:left w:val="single" w:sz="4" w:space="0" w:color="auto"/>
              <w:right w:val="single" w:sz="4" w:space="0" w:color="auto"/>
            </w:tcBorders>
          </w:tcPr>
          <w:p w14:paraId="10670B63" w14:textId="77777777" w:rsidR="00895AB4" w:rsidRPr="00BD5FDB" w:rsidRDefault="000D4A1B" w:rsidP="00AC70B6">
            <w:pPr>
              <w:pStyle w:val="Other0"/>
              <w:ind w:right="161"/>
            </w:pPr>
            <w:r w:rsidRPr="00BD5FDB">
              <w:rPr>
                <w:rStyle w:val="Other"/>
              </w:rPr>
              <w:t>Check that the contact method in the Contact block is correct.</w:t>
            </w:r>
          </w:p>
        </w:tc>
      </w:tr>
      <w:tr w:rsidR="00895AB4" w:rsidRPr="00BD5FDB" w14:paraId="34EA1B6D" w14:textId="77777777" w:rsidTr="00AC70B6">
        <w:trPr>
          <w:jc w:val="center"/>
        </w:trPr>
        <w:tc>
          <w:tcPr>
            <w:tcW w:w="518" w:type="dxa"/>
            <w:tcBorders>
              <w:top w:val="single" w:sz="4" w:space="0" w:color="auto"/>
              <w:left w:val="single" w:sz="4" w:space="0" w:color="auto"/>
            </w:tcBorders>
          </w:tcPr>
          <w:p w14:paraId="3510767D" w14:textId="77777777" w:rsidR="00895AB4" w:rsidRPr="00BD5FDB" w:rsidRDefault="000D4A1B" w:rsidP="00AC70B6">
            <w:pPr>
              <w:pStyle w:val="Other0"/>
            </w:pPr>
            <w:r w:rsidRPr="00BD5FDB">
              <w:rPr>
                <w:rStyle w:val="Other"/>
                <w:lang w:val="fr-FR"/>
              </w:rPr>
              <w:t>1393</w:t>
            </w:r>
          </w:p>
        </w:tc>
        <w:tc>
          <w:tcPr>
            <w:tcW w:w="3797" w:type="dxa"/>
            <w:tcBorders>
              <w:top w:val="single" w:sz="4" w:space="0" w:color="auto"/>
              <w:left w:val="single" w:sz="4" w:space="0" w:color="auto"/>
            </w:tcBorders>
          </w:tcPr>
          <w:p w14:paraId="539E6D2E" w14:textId="77777777" w:rsidR="00895AB4" w:rsidRPr="00BD5FDB" w:rsidRDefault="000D4A1B" w:rsidP="00AC70B6">
            <w:pPr>
              <w:pStyle w:val="Other0"/>
            </w:pPr>
            <w:r w:rsidRPr="00BD5FDB">
              <w:rPr>
                <w:rStyle w:val="Other"/>
              </w:rPr>
              <w:t>API_1393_SEP_ORGANIZATION_CONTACT _POSTAL_ERROR</w:t>
            </w:r>
          </w:p>
        </w:tc>
        <w:tc>
          <w:tcPr>
            <w:tcW w:w="2702" w:type="dxa"/>
            <w:tcBorders>
              <w:top w:val="single" w:sz="4" w:space="0" w:color="auto"/>
              <w:left w:val="single" w:sz="4" w:space="0" w:color="auto"/>
            </w:tcBorders>
          </w:tcPr>
          <w:p w14:paraId="7FCF5A65" w14:textId="77777777" w:rsidR="00895AB4" w:rsidRPr="00BD5FDB" w:rsidRDefault="000D4A1B" w:rsidP="00AC70B6">
            <w:pPr>
              <w:pStyle w:val="Other0"/>
              <w:ind w:right="161"/>
            </w:pPr>
            <w:r w:rsidRPr="00BD5FDB">
              <w:rPr>
                <w:rStyle w:val="Other"/>
              </w:rPr>
              <w:t>HR-XML structure error in the Organization contact section.</w:t>
            </w:r>
          </w:p>
        </w:tc>
        <w:tc>
          <w:tcPr>
            <w:tcW w:w="3302" w:type="dxa"/>
            <w:tcBorders>
              <w:top w:val="single" w:sz="4" w:space="0" w:color="auto"/>
              <w:left w:val="single" w:sz="4" w:space="0" w:color="auto"/>
              <w:right w:val="single" w:sz="4" w:space="0" w:color="auto"/>
            </w:tcBorders>
          </w:tcPr>
          <w:p w14:paraId="50CBC8FB" w14:textId="77777777" w:rsidR="00895AB4" w:rsidRPr="00BD5FDB" w:rsidRDefault="000D4A1B" w:rsidP="00AC70B6">
            <w:pPr>
              <w:pStyle w:val="Other0"/>
              <w:ind w:right="161"/>
            </w:pPr>
            <w:r w:rsidRPr="00BD5FDB">
              <w:rPr>
                <w:rStyle w:val="Other"/>
              </w:rPr>
              <w:t>Check that the postal address in the Contact block is correct.</w:t>
            </w:r>
          </w:p>
        </w:tc>
      </w:tr>
      <w:tr w:rsidR="00895AB4" w:rsidRPr="00BD5FDB" w14:paraId="51CA8A0D" w14:textId="77777777" w:rsidTr="00AC70B6">
        <w:trPr>
          <w:jc w:val="center"/>
        </w:trPr>
        <w:tc>
          <w:tcPr>
            <w:tcW w:w="518" w:type="dxa"/>
            <w:tcBorders>
              <w:top w:val="single" w:sz="4" w:space="0" w:color="auto"/>
              <w:left w:val="single" w:sz="4" w:space="0" w:color="auto"/>
            </w:tcBorders>
          </w:tcPr>
          <w:p w14:paraId="142B0110" w14:textId="77777777" w:rsidR="00895AB4" w:rsidRPr="00BD5FDB" w:rsidRDefault="000D4A1B" w:rsidP="00AC70B6">
            <w:pPr>
              <w:pStyle w:val="Other0"/>
            </w:pPr>
            <w:r w:rsidRPr="00BD5FDB">
              <w:rPr>
                <w:rStyle w:val="Other"/>
                <w:lang w:val="fr-FR"/>
              </w:rPr>
              <w:t>1397</w:t>
            </w:r>
          </w:p>
        </w:tc>
        <w:tc>
          <w:tcPr>
            <w:tcW w:w="3797" w:type="dxa"/>
            <w:tcBorders>
              <w:top w:val="single" w:sz="4" w:space="0" w:color="auto"/>
              <w:left w:val="single" w:sz="4" w:space="0" w:color="auto"/>
            </w:tcBorders>
          </w:tcPr>
          <w:p w14:paraId="50D47BD5" w14:textId="77777777" w:rsidR="00895AB4" w:rsidRPr="00BD5FDB" w:rsidRDefault="000D4A1B" w:rsidP="00AC70B6">
            <w:pPr>
              <w:pStyle w:val="Other0"/>
            </w:pPr>
            <w:r w:rsidRPr="00BD5FDB">
              <w:rPr>
                <w:rStyle w:val="Other"/>
              </w:rPr>
              <w:t>API_1397_SEP_HOW_TO_APPLY_ERROR</w:t>
            </w:r>
          </w:p>
        </w:tc>
        <w:tc>
          <w:tcPr>
            <w:tcW w:w="2702" w:type="dxa"/>
            <w:tcBorders>
              <w:top w:val="single" w:sz="4" w:space="0" w:color="auto"/>
              <w:left w:val="single" w:sz="4" w:space="0" w:color="auto"/>
            </w:tcBorders>
          </w:tcPr>
          <w:p w14:paraId="029F7CFD" w14:textId="77777777" w:rsidR="00895AB4" w:rsidRPr="00BD5FDB" w:rsidRDefault="000D4A1B" w:rsidP="00AC70B6">
            <w:pPr>
              <w:pStyle w:val="Other0"/>
              <w:ind w:right="161"/>
            </w:pPr>
            <w:r w:rsidRPr="00BD5FDB">
              <w:rPr>
                <w:rStyle w:val="Other"/>
              </w:rPr>
              <w:t>HR-XML structure error in the How to apply section.</w:t>
            </w:r>
          </w:p>
        </w:tc>
        <w:tc>
          <w:tcPr>
            <w:tcW w:w="3302" w:type="dxa"/>
            <w:tcBorders>
              <w:top w:val="single" w:sz="4" w:space="0" w:color="auto"/>
              <w:left w:val="single" w:sz="4" w:space="0" w:color="auto"/>
              <w:right w:val="single" w:sz="4" w:space="0" w:color="auto"/>
            </w:tcBorders>
          </w:tcPr>
          <w:p w14:paraId="3B8AAAE3" w14:textId="77777777" w:rsidR="00895AB4" w:rsidRPr="00BD5FDB" w:rsidRDefault="000D4A1B" w:rsidP="00AC70B6">
            <w:pPr>
              <w:pStyle w:val="Other0"/>
              <w:ind w:right="161"/>
            </w:pPr>
            <w:r w:rsidRPr="00BD5FDB">
              <w:rPr>
                <w:rStyle w:val="Other"/>
              </w:rPr>
              <w:t>Check that the content of the How to apply block is correct.</w:t>
            </w:r>
          </w:p>
        </w:tc>
      </w:tr>
      <w:tr w:rsidR="00895AB4" w:rsidRPr="00BD5FDB" w14:paraId="1AEE4C5D" w14:textId="77777777" w:rsidTr="00AC70B6">
        <w:trPr>
          <w:jc w:val="center"/>
        </w:trPr>
        <w:tc>
          <w:tcPr>
            <w:tcW w:w="518" w:type="dxa"/>
            <w:tcBorders>
              <w:top w:val="single" w:sz="4" w:space="0" w:color="auto"/>
              <w:left w:val="single" w:sz="4" w:space="0" w:color="auto"/>
            </w:tcBorders>
          </w:tcPr>
          <w:p w14:paraId="621EFF6B" w14:textId="77777777" w:rsidR="00895AB4" w:rsidRPr="00BD5FDB" w:rsidRDefault="000D4A1B" w:rsidP="00AC70B6">
            <w:pPr>
              <w:pStyle w:val="Other0"/>
            </w:pPr>
            <w:r w:rsidRPr="00BD5FDB">
              <w:rPr>
                <w:rStyle w:val="Other"/>
                <w:lang w:val="fr-FR"/>
              </w:rPr>
              <w:t>1398</w:t>
            </w:r>
          </w:p>
        </w:tc>
        <w:tc>
          <w:tcPr>
            <w:tcW w:w="3797" w:type="dxa"/>
            <w:tcBorders>
              <w:top w:val="single" w:sz="4" w:space="0" w:color="auto"/>
              <w:left w:val="single" w:sz="4" w:space="0" w:color="auto"/>
            </w:tcBorders>
          </w:tcPr>
          <w:p w14:paraId="5A399EE2" w14:textId="77777777" w:rsidR="00895AB4" w:rsidRPr="00BD5FDB" w:rsidRDefault="000D4A1B" w:rsidP="00AC70B6">
            <w:pPr>
              <w:pStyle w:val="Other0"/>
            </w:pPr>
            <w:r w:rsidRPr="00BD5FDB">
              <w:rPr>
                <w:rStyle w:val="Other"/>
              </w:rPr>
              <w:t>API_1398_SEP_ORGANIZATION _CONTRACT_TYPE_ERROR</w:t>
            </w:r>
          </w:p>
        </w:tc>
        <w:tc>
          <w:tcPr>
            <w:tcW w:w="2702" w:type="dxa"/>
            <w:tcBorders>
              <w:top w:val="single" w:sz="4" w:space="0" w:color="auto"/>
              <w:left w:val="single" w:sz="4" w:space="0" w:color="auto"/>
            </w:tcBorders>
          </w:tcPr>
          <w:p w14:paraId="6F913D55" w14:textId="77777777" w:rsidR="00895AB4" w:rsidRPr="00BD5FDB" w:rsidRDefault="000D4A1B" w:rsidP="00AC70B6">
            <w:pPr>
              <w:pStyle w:val="Other0"/>
              <w:ind w:right="161"/>
            </w:pPr>
            <w:r w:rsidRPr="00BD5FDB">
              <w:rPr>
                <w:rStyle w:val="Other"/>
              </w:rPr>
              <w:t>Entering an actual client is incompatible with the type of contract indicated.</w:t>
            </w:r>
          </w:p>
        </w:tc>
        <w:tc>
          <w:tcPr>
            <w:tcW w:w="3302" w:type="dxa"/>
            <w:tcBorders>
              <w:top w:val="single" w:sz="4" w:space="0" w:color="auto"/>
              <w:left w:val="single" w:sz="4" w:space="0" w:color="auto"/>
              <w:right w:val="single" w:sz="4" w:space="0" w:color="auto"/>
            </w:tcBorders>
          </w:tcPr>
          <w:p w14:paraId="31EAE209" w14:textId="77777777" w:rsidR="00895AB4" w:rsidRPr="00BD5FDB" w:rsidRDefault="000D4A1B" w:rsidP="00AC70B6">
            <w:pPr>
              <w:pStyle w:val="Other0"/>
              <w:ind w:right="161"/>
            </w:pPr>
            <w:r w:rsidRPr="00BD5FDB">
              <w:rPr>
                <w:rStyle w:val="Other"/>
              </w:rPr>
              <w:t>Certain types of contract (notably temporary work) are incompatible with the entry of an actual client.</w:t>
            </w:r>
          </w:p>
        </w:tc>
      </w:tr>
      <w:tr w:rsidR="00895AB4" w:rsidRPr="00BD5FDB" w14:paraId="7DA34ADC" w14:textId="77777777" w:rsidTr="00AC70B6">
        <w:trPr>
          <w:jc w:val="center"/>
        </w:trPr>
        <w:tc>
          <w:tcPr>
            <w:tcW w:w="518" w:type="dxa"/>
            <w:tcBorders>
              <w:top w:val="single" w:sz="4" w:space="0" w:color="auto"/>
              <w:left w:val="single" w:sz="4" w:space="0" w:color="auto"/>
            </w:tcBorders>
          </w:tcPr>
          <w:p w14:paraId="42F43E23" w14:textId="77777777" w:rsidR="00895AB4" w:rsidRPr="00BD5FDB" w:rsidRDefault="000D4A1B" w:rsidP="00AC70B6">
            <w:pPr>
              <w:pStyle w:val="Other0"/>
            </w:pPr>
            <w:r w:rsidRPr="00BD5FDB">
              <w:rPr>
                <w:rStyle w:val="Other"/>
                <w:lang w:val="fr-FR"/>
              </w:rPr>
              <w:t>1399</w:t>
            </w:r>
          </w:p>
        </w:tc>
        <w:tc>
          <w:tcPr>
            <w:tcW w:w="3797" w:type="dxa"/>
            <w:tcBorders>
              <w:top w:val="single" w:sz="4" w:space="0" w:color="auto"/>
              <w:left w:val="single" w:sz="4" w:space="0" w:color="auto"/>
            </w:tcBorders>
          </w:tcPr>
          <w:p w14:paraId="2F00A0F4" w14:textId="77777777" w:rsidR="00895AB4" w:rsidRPr="00BD5FDB" w:rsidRDefault="000D4A1B" w:rsidP="00AC70B6">
            <w:pPr>
              <w:pStyle w:val="Other0"/>
            </w:pPr>
            <w:r w:rsidRPr="00BD5FDB">
              <w:rPr>
                <w:rStyle w:val="Other"/>
              </w:rPr>
              <w:t>API_1398_SEP_ORGANIZATION_NAME_ERROR</w:t>
            </w:r>
          </w:p>
        </w:tc>
        <w:tc>
          <w:tcPr>
            <w:tcW w:w="2702" w:type="dxa"/>
            <w:tcBorders>
              <w:top w:val="single" w:sz="4" w:space="0" w:color="auto"/>
              <w:left w:val="single" w:sz="4" w:space="0" w:color="auto"/>
            </w:tcBorders>
          </w:tcPr>
          <w:p w14:paraId="462B7B1F" w14:textId="77777777" w:rsidR="00895AB4" w:rsidRPr="00BD5FDB" w:rsidRDefault="000D4A1B" w:rsidP="00AC70B6">
            <w:pPr>
              <w:pStyle w:val="Other0"/>
              <w:ind w:right="161"/>
            </w:pPr>
            <w:r w:rsidRPr="00BD5FDB">
              <w:rPr>
                <w:rStyle w:val="Other"/>
              </w:rPr>
              <w:t>Organization not provided or company name not provided.</w:t>
            </w:r>
          </w:p>
        </w:tc>
        <w:tc>
          <w:tcPr>
            <w:tcW w:w="3302" w:type="dxa"/>
            <w:tcBorders>
              <w:top w:val="single" w:sz="4" w:space="0" w:color="auto"/>
              <w:left w:val="single" w:sz="4" w:space="0" w:color="auto"/>
              <w:right w:val="single" w:sz="4" w:space="0" w:color="auto"/>
            </w:tcBorders>
          </w:tcPr>
          <w:p w14:paraId="0D1F1CDF" w14:textId="77777777" w:rsidR="00895AB4" w:rsidRPr="00BD5FDB" w:rsidRDefault="000D4A1B" w:rsidP="00AC70B6">
            <w:pPr>
              <w:pStyle w:val="Other0"/>
              <w:ind w:right="161"/>
            </w:pPr>
            <w:r w:rsidRPr="00BD5FDB">
              <w:rPr>
                <w:rStyle w:val="Other"/>
              </w:rPr>
              <w:t>Enter this value.</w:t>
            </w:r>
          </w:p>
        </w:tc>
      </w:tr>
      <w:tr w:rsidR="00895AB4" w:rsidRPr="00BD5FDB" w14:paraId="51C3BF5A" w14:textId="77777777" w:rsidTr="00AC70B6">
        <w:trPr>
          <w:jc w:val="center"/>
        </w:trPr>
        <w:tc>
          <w:tcPr>
            <w:tcW w:w="518" w:type="dxa"/>
            <w:tcBorders>
              <w:top w:val="single" w:sz="4" w:space="0" w:color="auto"/>
              <w:left w:val="single" w:sz="4" w:space="0" w:color="auto"/>
            </w:tcBorders>
          </w:tcPr>
          <w:p w14:paraId="7C7BCE6F" w14:textId="77777777" w:rsidR="00895AB4" w:rsidRPr="00BD5FDB" w:rsidRDefault="000D4A1B" w:rsidP="00AC70B6">
            <w:pPr>
              <w:pStyle w:val="Other0"/>
            </w:pPr>
            <w:r w:rsidRPr="00BD5FDB">
              <w:rPr>
                <w:rStyle w:val="Other"/>
                <w:lang w:val="fr-FR"/>
              </w:rPr>
              <w:t>1400</w:t>
            </w:r>
          </w:p>
        </w:tc>
        <w:tc>
          <w:tcPr>
            <w:tcW w:w="3797" w:type="dxa"/>
            <w:tcBorders>
              <w:top w:val="single" w:sz="4" w:space="0" w:color="auto"/>
              <w:left w:val="single" w:sz="4" w:space="0" w:color="auto"/>
            </w:tcBorders>
          </w:tcPr>
          <w:p w14:paraId="34AB638C" w14:textId="77777777" w:rsidR="00895AB4" w:rsidRPr="00BD5FDB" w:rsidRDefault="000D4A1B" w:rsidP="00AC70B6">
            <w:pPr>
              <w:pStyle w:val="Other0"/>
            </w:pPr>
            <w:r w:rsidRPr="00BD5FDB">
              <w:rPr>
                <w:rStyle w:val="Other"/>
              </w:rPr>
              <w:t>API_1400_SEP_ORGANIZATION _INDUSTRY_CODE_ERROR</w:t>
            </w:r>
          </w:p>
        </w:tc>
        <w:tc>
          <w:tcPr>
            <w:tcW w:w="2702" w:type="dxa"/>
            <w:tcBorders>
              <w:top w:val="single" w:sz="4" w:space="0" w:color="auto"/>
              <w:left w:val="single" w:sz="4" w:space="0" w:color="auto"/>
            </w:tcBorders>
          </w:tcPr>
          <w:p w14:paraId="2E16C901" w14:textId="77777777" w:rsidR="00895AB4" w:rsidRPr="00BD5FDB" w:rsidRDefault="000D4A1B" w:rsidP="00AC70B6">
            <w:pPr>
              <w:pStyle w:val="Other0"/>
              <w:ind w:right="161"/>
            </w:pPr>
            <w:r w:rsidRPr="00BD5FDB">
              <w:rPr>
                <w:rStyle w:val="Other"/>
              </w:rPr>
              <w:t>No NAF code found.</w:t>
            </w:r>
          </w:p>
        </w:tc>
        <w:tc>
          <w:tcPr>
            <w:tcW w:w="3302" w:type="dxa"/>
            <w:tcBorders>
              <w:top w:val="single" w:sz="4" w:space="0" w:color="auto"/>
              <w:left w:val="single" w:sz="4" w:space="0" w:color="auto"/>
              <w:right w:val="single" w:sz="4" w:space="0" w:color="auto"/>
            </w:tcBorders>
          </w:tcPr>
          <w:p w14:paraId="3B29E85B" w14:textId="77777777" w:rsidR="00895AB4" w:rsidRPr="00BD5FDB" w:rsidRDefault="000D4A1B" w:rsidP="00AC70B6">
            <w:pPr>
              <w:pStyle w:val="Other0"/>
              <w:ind w:right="161"/>
            </w:pPr>
            <w:r w:rsidRPr="00BD5FDB">
              <w:rPr>
                <w:rStyle w:val="Other"/>
              </w:rPr>
              <w:t>Review the specifications for this value.</w:t>
            </w:r>
          </w:p>
        </w:tc>
      </w:tr>
      <w:tr w:rsidR="00895AB4" w:rsidRPr="00BD5FDB" w14:paraId="376D7726" w14:textId="77777777" w:rsidTr="00AC70B6">
        <w:trPr>
          <w:jc w:val="center"/>
        </w:trPr>
        <w:tc>
          <w:tcPr>
            <w:tcW w:w="518" w:type="dxa"/>
            <w:tcBorders>
              <w:top w:val="single" w:sz="4" w:space="0" w:color="auto"/>
              <w:left w:val="single" w:sz="4" w:space="0" w:color="auto"/>
            </w:tcBorders>
          </w:tcPr>
          <w:p w14:paraId="5D90C6CC" w14:textId="77777777" w:rsidR="00895AB4" w:rsidRPr="00BD5FDB" w:rsidRDefault="000D4A1B" w:rsidP="00AC70B6">
            <w:pPr>
              <w:pStyle w:val="Other0"/>
            </w:pPr>
            <w:r w:rsidRPr="00BD5FDB">
              <w:rPr>
                <w:rStyle w:val="Other"/>
                <w:lang w:val="fr-FR"/>
              </w:rPr>
              <w:t>1408</w:t>
            </w:r>
          </w:p>
        </w:tc>
        <w:tc>
          <w:tcPr>
            <w:tcW w:w="3797" w:type="dxa"/>
            <w:tcBorders>
              <w:top w:val="single" w:sz="4" w:space="0" w:color="auto"/>
              <w:left w:val="single" w:sz="4" w:space="0" w:color="auto"/>
            </w:tcBorders>
          </w:tcPr>
          <w:p w14:paraId="1627578E" w14:textId="77777777" w:rsidR="00895AB4" w:rsidRPr="00BD5FDB" w:rsidRDefault="000D4A1B" w:rsidP="00A15BC5">
            <w:pPr>
              <w:pStyle w:val="Other0"/>
              <w:spacing w:line="480" w:lineRule="auto"/>
            </w:pPr>
            <w:r w:rsidRPr="00BD5FDB">
              <w:rPr>
                <w:rStyle w:val="Other"/>
              </w:rPr>
              <w:t>API_1408_SEP_ORGANIZATION_DESCRIPTION _INVALID_ERROR</w:t>
            </w:r>
          </w:p>
        </w:tc>
        <w:tc>
          <w:tcPr>
            <w:tcW w:w="2702" w:type="dxa"/>
            <w:tcBorders>
              <w:top w:val="single" w:sz="4" w:space="0" w:color="auto"/>
              <w:left w:val="single" w:sz="4" w:space="0" w:color="auto"/>
            </w:tcBorders>
          </w:tcPr>
          <w:p w14:paraId="7E569516" w14:textId="7A44FE0C" w:rsidR="00895AB4" w:rsidRPr="00BD5FDB" w:rsidRDefault="000D4A1B" w:rsidP="00AC70B6">
            <w:pPr>
              <w:pStyle w:val="Other0"/>
              <w:ind w:right="19"/>
            </w:pPr>
            <w:r w:rsidRPr="00BD5FDB">
              <w:rPr>
                <w:rStyle w:val="Other"/>
              </w:rPr>
              <w:t>SEP tag:</w:t>
            </w:r>
          </w:p>
          <w:p w14:paraId="5AA2572A" w14:textId="77777777" w:rsidR="00895AB4" w:rsidRPr="00BD5FDB" w:rsidRDefault="000D4A1B" w:rsidP="00AC70B6">
            <w:pPr>
              <w:pStyle w:val="Other0"/>
              <w:ind w:right="19"/>
            </w:pPr>
            <w:r w:rsidRPr="00BD5FDB">
              <w:rPr>
                <w:rStyle w:val="Other"/>
              </w:rPr>
              <w:t>&gt;FormattedDescription name= "ORGANIZATION_DESCRIPTION"</w:t>
            </w:r>
          </w:p>
        </w:tc>
        <w:tc>
          <w:tcPr>
            <w:tcW w:w="3302" w:type="dxa"/>
            <w:tcBorders>
              <w:top w:val="single" w:sz="4" w:space="0" w:color="auto"/>
              <w:left w:val="single" w:sz="4" w:space="0" w:color="auto"/>
              <w:right w:val="single" w:sz="4" w:space="0" w:color="auto"/>
            </w:tcBorders>
          </w:tcPr>
          <w:p w14:paraId="20F6CEEF" w14:textId="77777777" w:rsidR="00895AB4" w:rsidRPr="00BD5FDB" w:rsidRDefault="000D4A1B" w:rsidP="00AC70B6">
            <w:pPr>
              <w:pStyle w:val="Other0"/>
              <w:ind w:right="161"/>
            </w:pPr>
            <w:r w:rsidRPr="00BD5FDB">
              <w:rPr>
                <w:rStyle w:val="Other"/>
              </w:rPr>
              <w:t>The tag must not be in duplicate</w:t>
            </w:r>
          </w:p>
        </w:tc>
      </w:tr>
      <w:tr w:rsidR="00895AB4" w:rsidRPr="00BD5FDB" w14:paraId="55AE05B6" w14:textId="77777777" w:rsidTr="00AC70B6">
        <w:trPr>
          <w:jc w:val="center"/>
        </w:trPr>
        <w:tc>
          <w:tcPr>
            <w:tcW w:w="518" w:type="dxa"/>
            <w:tcBorders>
              <w:top w:val="single" w:sz="4" w:space="0" w:color="auto"/>
              <w:left w:val="single" w:sz="4" w:space="0" w:color="auto"/>
            </w:tcBorders>
          </w:tcPr>
          <w:p w14:paraId="7D80BBDA" w14:textId="77777777" w:rsidR="00895AB4" w:rsidRPr="00BD5FDB" w:rsidRDefault="000D4A1B" w:rsidP="00AC70B6">
            <w:pPr>
              <w:pStyle w:val="Other0"/>
            </w:pPr>
            <w:r w:rsidRPr="00BD5FDB">
              <w:rPr>
                <w:rStyle w:val="Other"/>
                <w:lang w:val="fr-FR"/>
              </w:rPr>
              <w:t>1409</w:t>
            </w:r>
          </w:p>
        </w:tc>
        <w:tc>
          <w:tcPr>
            <w:tcW w:w="3797" w:type="dxa"/>
            <w:tcBorders>
              <w:top w:val="single" w:sz="4" w:space="0" w:color="auto"/>
              <w:left w:val="single" w:sz="4" w:space="0" w:color="auto"/>
            </w:tcBorders>
          </w:tcPr>
          <w:p w14:paraId="4EB38C3C" w14:textId="77777777" w:rsidR="00895AB4" w:rsidRPr="0095354F" w:rsidRDefault="000D4A1B" w:rsidP="00AC70B6">
            <w:pPr>
              <w:pStyle w:val="Other0"/>
              <w:rPr>
                <w:lang w:val="fr-FR"/>
              </w:rPr>
            </w:pPr>
            <w:r w:rsidRPr="00BD5FDB">
              <w:rPr>
                <w:rStyle w:val="Other"/>
                <w:lang w:val="fr-FR"/>
              </w:rPr>
              <w:t>API_1409_SEP_PROFILE_DESCRIPTION _INVALID_ERROR</w:t>
            </w:r>
          </w:p>
        </w:tc>
        <w:tc>
          <w:tcPr>
            <w:tcW w:w="2702" w:type="dxa"/>
            <w:tcBorders>
              <w:top w:val="single" w:sz="4" w:space="0" w:color="auto"/>
              <w:left w:val="single" w:sz="4" w:space="0" w:color="auto"/>
            </w:tcBorders>
          </w:tcPr>
          <w:p w14:paraId="5917C551" w14:textId="0F9C3CC1" w:rsidR="00895AB4" w:rsidRPr="00BD5FDB" w:rsidRDefault="000D4A1B" w:rsidP="00AC70B6">
            <w:pPr>
              <w:pStyle w:val="Other0"/>
              <w:ind w:right="19"/>
            </w:pPr>
            <w:r w:rsidRPr="00BD5FDB">
              <w:rPr>
                <w:rStyle w:val="Other"/>
              </w:rPr>
              <w:t>SEP tag:</w:t>
            </w:r>
          </w:p>
          <w:p w14:paraId="7FF9A75D" w14:textId="77777777" w:rsidR="00895AB4" w:rsidRPr="00BD5FDB" w:rsidRDefault="000D4A1B" w:rsidP="00AC70B6">
            <w:pPr>
              <w:pStyle w:val="Other0"/>
              <w:ind w:right="19"/>
            </w:pPr>
            <w:r w:rsidRPr="00BD5FDB">
              <w:rPr>
                <w:rStyle w:val="Other"/>
              </w:rPr>
              <w:t>&gt;FormattedDescription name= "PROFILE_DESCRIPTION"</w:t>
            </w:r>
          </w:p>
        </w:tc>
        <w:tc>
          <w:tcPr>
            <w:tcW w:w="3302" w:type="dxa"/>
            <w:tcBorders>
              <w:top w:val="single" w:sz="4" w:space="0" w:color="auto"/>
              <w:left w:val="single" w:sz="4" w:space="0" w:color="auto"/>
              <w:right w:val="single" w:sz="4" w:space="0" w:color="auto"/>
            </w:tcBorders>
          </w:tcPr>
          <w:p w14:paraId="27968D0D" w14:textId="77777777" w:rsidR="00895AB4" w:rsidRPr="00BD5FDB" w:rsidRDefault="000D4A1B" w:rsidP="00AC70B6">
            <w:pPr>
              <w:pStyle w:val="Other0"/>
              <w:ind w:right="161"/>
            </w:pPr>
            <w:r w:rsidRPr="00BD5FDB">
              <w:rPr>
                <w:rStyle w:val="Other"/>
              </w:rPr>
              <w:t>The tag must not be in duplicate</w:t>
            </w:r>
          </w:p>
        </w:tc>
      </w:tr>
      <w:tr w:rsidR="00895AB4" w:rsidRPr="00BD5FDB" w14:paraId="0850139F" w14:textId="77777777" w:rsidTr="00AC70B6">
        <w:trPr>
          <w:jc w:val="center"/>
        </w:trPr>
        <w:tc>
          <w:tcPr>
            <w:tcW w:w="518" w:type="dxa"/>
            <w:tcBorders>
              <w:top w:val="single" w:sz="4" w:space="0" w:color="auto"/>
              <w:left w:val="single" w:sz="4" w:space="0" w:color="auto"/>
            </w:tcBorders>
          </w:tcPr>
          <w:p w14:paraId="101DF6BB" w14:textId="77777777" w:rsidR="00895AB4" w:rsidRPr="00BD5FDB" w:rsidRDefault="000D4A1B" w:rsidP="00AC70B6">
            <w:pPr>
              <w:pStyle w:val="Other0"/>
            </w:pPr>
            <w:r w:rsidRPr="00BD5FDB">
              <w:rPr>
                <w:rStyle w:val="Other"/>
                <w:lang w:val="fr-FR"/>
              </w:rPr>
              <w:t>1410</w:t>
            </w:r>
          </w:p>
        </w:tc>
        <w:tc>
          <w:tcPr>
            <w:tcW w:w="3797" w:type="dxa"/>
            <w:tcBorders>
              <w:top w:val="single" w:sz="4" w:space="0" w:color="auto"/>
              <w:left w:val="single" w:sz="4" w:space="0" w:color="auto"/>
            </w:tcBorders>
          </w:tcPr>
          <w:p w14:paraId="688F0EB7" w14:textId="77777777" w:rsidR="00895AB4" w:rsidRPr="00BD5FDB" w:rsidRDefault="000D4A1B" w:rsidP="00AC70B6">
            <w:pPr>
              <w:pStyle w:val="Other0"/>
            </w:pPr>
            <w:r w:rsidRPr="00BD5FDB">
              <w:rPr>
                <w:rStyle w:val="Other"/>
                <w:lang w:val="fr-FR"/>
              </w:rPr>
              <w:t>API_1410_SEP_PRESENTATION_DESCRIPTION _INVALID_ERROR</w:t>
            </w:r>
          </w:p>
        </w:tc>
        <w:tc>
          <w:tcPr>
            <w:tcW w:w="2702" w:type="dxa"/>
            <w:tcBorders>
              <w:top w:val="single" w:sz="4" w:space="0" w:color="auto"/>
              <w:left w:val="single" w:sz="4" w:space="0" w:color="auto"/>
            </w:tcBorders>
          </w:tcPr>
          <w:p w14:paraId="533477D1" w14:textId="0731D63E" w:rsidR="00895AB4" w:rsidRPr="00BD5FDB" w:rsidRDefault="000D4A1B" w:rsidP="00AC70B6">
            <w:pPr>
              <w:pStyle w:val="Other0"/>
              <w:ind w:right="19"/>
            </w:pPr>
            <w:r w:rsidRPr="00BD5FDB">
              <w:rPr>
                <w:rStyle w:val="Other"/>
              </w:rPr>
              <w:t>SEP tag:</w:t>
            </w:r>
          </w:p>
          <w:p w14:paraId="1EE57800" w14:textId="77777777" w:rsidR="00895AB4" w:rsidRPr="00BD5FDB" w:rsidRDefault="000D4A1B" w:rsidP="00AC70B6">
            <w:pPr>
              <w:pStyle w:val="Other0"/>
              <w:ind w:right="19"/>
            </w:pPr>
            <w:r w:rsidRPr="00BD5FDB">
              <w:rPr>
                <w:rStyle w:val="Other"/>
              </w:rPr>
              <w:t>&gt;FormattedDescription name= "PRESENTATION_DESCRIPTION"</w:t>
            </w:r>
          </w:p>
        </w:tc>
        <w:tc>
          <w:tcPr>
            <w:tcW w:w="3302" w:type="dxa"/>
            <w:tcBorders>
              <w:top w:val="single" w:sz="4" w:space="0" w:color="auto"/>
              <w:left w:val="single" w:sz="4" w:space="0" w:color="auto"/>
              <w:right w:val="single" w:sz="4" w:space="0" w:color="auto"/>
            </w:tcBorders>
          </w:tcPr>
          <w:p w14:paraId="64396121" w14:textId="77777777" w:rsidR="00895AB4" w:rsidRPr="00BD5FDB" w:rsidRDefault="000D4A1B" w:rsidP="00AC70B6">
            <w:pPr>
              <w:pStyle w:val="Other0"/>
              <w:ind w:right="161"/>
            </w:pPr>
            <w:r w:rsidRPr="00BD5FDB">
              <w:rPr>
                <w:rStyle w:val="Other"/>
              </w:rPr>
              <w:t>The tag must not be in duplicate</w:t>
            </w:r>
          </w:p>
        </w:tc>
      </w:tr>
      <w:tr w:rsidR="00895AB4" w:rsidRPr="00BD5FDB" w14:paraId="031137A1" w14:textId="77777777" w:rsidTr="00AC70B6">
        <w:trPr>
          <w:jc w:val="center"/>
        </w:trPr>
        <w:tc>
          <w:tcPr>
            <w:tcW w:w="518" w:type="dxa"/>
            <w:tcBorders>
              <w:top w:val="single" w:sz="4" w:space="0" w:color="auto"/>
              <w:left w:val="single" w:sz="4" w:space="0" w:color="auto"/>
            </w:tcBorders>
          </w:tcPr>
          <w:p w14:paraId="030D6C12" w14:textId="77777777" w:rsidR="00895AB4" w:rsidRPr="00BD5FDB" w:rsidRDefault="000D4A1B" w:rsidP="00AC70B6">
            <w:pPr>
              <w:pStyle w:val="Other0"/>
            </w:pPr>
            <w:r w:rsidRPr="00BD5FDB">
              <w:rPr>
                <w:rStyle w:val="Other"/>
                <w:lang w:val="fr-FR"/>
              </w:rPr>
              <w:t>1411</w:t>
            </w:r>
          </w:p>
        </w:tc>
        <w:tc>
          <w:tcPr>
            <w:tcW w:w="3797" w:type="dxa"/>
            <w:tcBorders>
              <w:top w:val="single" w:sz="4" w:space="0" w:color="auto"/>
              <w:left w:val="single" w:sz="4" w:space="0" w:color="auto"/>
            </w:tcBorders>
          </w:tcPr>
          <w:p w14:paraId="34F78F95" w14:textId="77777777" w:rsidR="00895AB4" w:rsidRPr="00BD5FDB" w:rsidRDefault="000D4A1B" w:rsidP="00AC70B6">
            <w:pPr>
              <w:pStyle w:val="Other0"/>
            </w:pPr>
            <w:r w:rsidRPr="00BD5FDB">
              <w:rPr>
                <w:rStyle w:val="Other"/>
                <w:lang w:val="fr-FR"/>
              </w:rPr>
              <w:t>API_1411_SEP_RECRUITMENT_DESCRIPTION _INVALID_ERROR</w:t>
            </w:r>
          </w:p>
        </w:tc>
        <w:tc>
          <w:tcPr>
            <w:tcW w:w="2702" w:type="dxa"/>
            <w:tcBorders>
              <w:top w:val="single" w:sz="4" w:space="0" w:color="auto"/>
              <w:left w:val="single" w:sz="4" w:space="0" w:color="auto"/>
            </w:tcBorders>
          </w:tcPr>
          <w:p w14:paraId="184C24F2" w14:textId="52BA4834" w:rsidR="00895AB4" w:rsidRPr="00BD5FDB" w:rsidRDefault="000D4A1B" w:rsidP="00AC70B6">
            <w:pPr>
              <w:pStyle w:val="Other0"/>
              <w:ind w:right="19"/>
            </w:pPr>
            <w:r w:rsidRPr="00BD5FDB">
              <w:rPr>
                <w:rStyle w:val="Other"/>
              </w:rPr>
              <w:t>SEP tag:</w:t>
            </w:r>
          </w:p>
          <w:p w14:paraId="3C320BEA" w14:textId="77777777" w:rsidR="00895AB4" w:rsidRPr="00BD5FDB" w:rsidRDefault="000D4A1B" w:rsidP="00AC70B6">
            <w:pPr>
              <w:pStyle w:val="Other0"/>
              <w:ind w:right="19"/>
            </w:pPr>
            <w:r w:rsidRPr="00BD5FDB">
              <w:rPr>
                <w:rStyle w:val="Other"/>
              </w:rPr>
              <w:t>&gt;FormattedDescription name= "RECRUITMENT_DESCRIPTION"</w:t>
            </w:r>
          </w:p>
        </w:tc>
        <w:tc>
          <w:tcPr>
            <w:tcW w:w="3302" w:type="dxa"/>
            <w:tcBorders>
              <w:top w:val="single" w:sz="4" w:space="0" w:color="auto"/>
              <w:left w:val="single" w:sz="4" w:space="0" w:color="auto"/>
              <w:right w:val="single" w:sz="4" w:space="0" w:color="auto"/>
            </w:tcBorders>
          </w:tcPr>
          <w:p w14:paraId="66FFEC18" w14:textId="77777777" w:rsidR="00895AB4" w:rsidRPr="00BD5FDB" w:rsidRDefault="000D4A1B" w:rsidP="00AC70B6">
            <w:pPr>
              <w:pStyle w:val="Other0"/>
              <w:ind w:right="161"/>
            </w:pPr>
            <w:r w:rsidRPr="00BD5FDB">
              <w:rPr>
                <w:rStyle w:val="Other"/>
              </w:rPr>
              <w:t>The tag must not be in duplicate</w:t>
            </w:r>
          </w:p>
        </w:tc>
      </w:tr>
      <w:tr w:rsidR="00895AB4" w:rsidRPr="00BD5FDB" w14:paraId="33F5A505" w14:textId="77777777" w:rsidTr="00AC70B6">
        <w:trPr>
          <w:jc w:val="center"/>
        </w:trPr>
        <w:tc>
          <w:tcPr>
            <w:tcW w:w="518" w:type="dxa"/>
            <w:tcBorders>
              <w:top w:val="single" w:sz="4" w:space="0" w:color="auto"/>
              <w:left w:val="single" w:sz="4" w:space="0" w:color="auto"/>
              <w:bottom w:val="single" w:sz="4" w:space="0" w:color="auto"/>
            </w:tcBorders>
          </w:tcPr>
          <w:p w14:paraId="468FC5F9" w14:textId="77777777" w:rsidR="00895AB4" w:rsidRPr="00BD5FDB" w:rsidRDefault="000D4A1B" w:rsidP="00AC70B6">
            <w:pPr>
              <w:pStyle w:val="Other0"/>
            </w:pPr>
            <w:r w:rsidRPr="00BD5FDB">
              <w:rPr>
                <w:rStyle w:val="Other"/>
                <w:lang w:val="fr-FR"/>
              </w:rPr>
              <w:t>1412</w:t>
            </w:r>
          </w:p>
        </w:tc>
        <w:tc>
          <w:tcPr>
            <w:tcW w:w="3797" w:type="dxa"/>
            <w:tcBorders>
              <w:top w:val="single" w:sz="4" w:space="0" w:color="auto"/>
              <w:left w:val="single" w:sz="4" w:space="0" w:color="auto"/>
              <w:bottom w:val="single" w:sz="4" w:space="0" w:color="auto"/>
            </w:tcBorders>
          </w:tcPr>
          <w:p w14:paraId="14AABAED" w14:textId="77777777" w:rsidR="00895AB4" w:rsidRPr="00BD5FDB" w:rsidRDefault="000D4A1B" w:rsidP="00AC70B6">
            <w:pPr>
              <w:pStyle w:val="Other0"/>
            </w:pPr>
            <w:r w:rsidRPr="00BD5FDB">
              <w:rPr>
                <w:rStyle w:val="Other"/>
              </w:rPr>
              <w:t>API_1412_SEP_ORGANIZATION_NAME _INVALID_ERROR</w:t>
            </w:r>
          </w:p>
        </w:tc>
        <w:tc>
          <w:tcPr>
            <w:tcW w:w="2702" w:type="dxa"/>
            <w:tcBorders>
              <w:top w:val="single" w:sz="4" w:space="0" w:color="auto"/>
              <w:left w:val="single" w:sz="4" w:space="0" w:color="auto"/>
              <w:bottom w:val="single" w:sz="4" w:space="0" w:color="auto"/>
            </w:tcBorders>
          </w:tcPr>
          <w:p w14:paraId="74D1DBEE" w14:textId="3650E943" w:rsidR="00895AB4" w:rsidRPr="00BD5FDB" w:rsidRDefault="000D4A1B" w:rsidP="00AC70B6">
            <w:pPr>
              <w:pStyle w:val="Other0"/>
              <w:ind w:right="19"/>
            </w:pPr>
            <w:r w:rsidRPr="00BD5FDB">
              <w:rPr>
                <w:rStyle w:val="Other"/>
              </w:rPr>
              <w:t>SEP tag:</w:t>
            </w:r>
          </w:p>
          <w:p w14:paraId="31EF1E64" w14:textId="77777777" w:rsidR="00895AB4" w:rsidRPr="00BD5FDB" w:rsidRDefault="000D4A1B" w:rsidP="00AC70B6">
            <w:pPr>
              <w:pStyle w:val="Other0"/>
              <w:ind w:right="19"/>
            </w:pPr>
            <w:r w:rsidRPr="00BD5FDB">
              <w:rPr>
                <w:rStyle w:val="Other"/>
              </w:rPr>
              <w:t>&gt;FormattedDescription name= "ORGANIZATION_NAME"</w:t>
            </w:r>
          </w:p>
        </w:tc>
        <w:tc>
          <w:tcPr>
            <w:tcW w:w="3302" w:type="dxa"/>
            <w:tcBorders>
              <w:top w:val="single" w:sz="4" w:space="0" w:color="auto"/>
              <w:left w:val="single" w:sz="4" w:space="0" w:color="auto"/>
              <w:bottom w:val="single" w:sz="4" w:space="0" w:color="auto"/>
              <w:right w:val="single" w:sz="4" w:space="0" w:color="auto"/>
            </w:tcBorders>
          </w:tcPr>
          <w:p w14:paraId="3D6DAF94" w14:textId="77777777" w:rsidR="00895AB4" w:rsidRPr="00BD5FDB" w:rsidRDefault="000D4A1B" w:rsidP="00AC70B6">
            <w:pPr>
              <w:pStyle w:val="Other0"/>
              <w:ind w:right="161"/>
            </w:pPr>
            <w:r w:rsidRPr="00BD5FDB">
              <w:rPr>
                <w:rStyle w:val="Other"/>
              </w:rPr>
              <w:t>The tag must not be in duplicate</w:t>
            </w:r>
          </w:p>
        </w:tc>
      </w:tr>
    </w:tbl>
    <w:p w14:paraId="35AFDE60" w14:textId="29A5C8A9" w:rsidR="00895AB4" w:rsidRPr="00BD5FDB" w:rsidRDefault="009710C9" w:rsidP="00A15BC5">
      <w:pPr>
        <w:pStyle w:val="Heading30"/>
        <w:keepNext/>
        <w:keepLines/>
        <w:tabs>
          <w:tab w:val="left" w:pos="334"/>
        </w:tabs>
        <w:spacing w:before="240" w:after="160"/>
      </w:pPr>
      <w:bookmarkStart w:id="140" w:name="bookmark20"/>
      <w:r w:rsidRPr="00BD5FDB">
        <w:t>3.</w:t>
      </w:r>
      <w:r w:rsidRPr="00BD5FDB">
        <w:tab/>
      </w:r>
      <w:r w:rsidRPr="00BD5FDB">
        <w:rPr>
          <w:rStyle w:val="Heading3"/>
          <w:b/>
        </w:rPr>
        <w:t>SIDES ERRORS</w:t>
      </w:r>
      <w:bookmarkEnd w:id="140"/>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514"/>
        <w:gridCol w:w="3869"/>
        <w:gridCol w:w="2938"/>
        <w:gridCol w:w="3000"/>
      </w:tblGrid>
      <w:tr w:rsidR="00895AB4" w:rsidRPr="00BD5FDB" w14:paraId="49CE956F" w14:textId="77777777" w:rsidTr="00413EE0">
        <w:trPr>
          <w:jc w:val="center"/>
        </w:trPr>
        <w:tc>
          <w:tcPr>
            <w:tcW w:w="514" w:type="dxa"/>
            <w:tcBorders>
              <w:top w:val="single" w:sz="4" w:space="0" w:color="auto"/>
              <w:left w:val="single" w:sz="4" w:space="0" w:color="auto"/>
              <w:bottom w:val="single" w:sz="4" w:space="0" w:color="auto"/>
              <w:right w:val="single" w:sz="4" w:space="0" w:color="auto"/>
            </w:tcBorders>
            <w:shd w:val="clear" w:color="auto" w:fill="D3D3D3"/>
          </w:tcPr>
          <w:p w14:paraId="36F2E4D0" w14:textId="77777777" w:rsidR="00895AB4" w:rsidRPr="00BD5FDB" w:rsidRDefault="000D4A1B" w:rsidP="00A15BC5">
            <w:pPr>
              <w:pStyle w:val="Other0"/>
            </w:pPr>
            <w:r w:rsidRPr="00BD5FDB">
              <w:rPr>
                <w:rStyle w:val="Other"/>
                <w:b/>
              </w:rPr>
              <w:t>No.</w:t>
            </w:r>
          </w:p>
        </w:tc>
        <w:tc>
          <w:tcPr>
            <w:tcW w:w="3869" w:type="dxa"/>
            <w:tcBorders>
              <w:top w:val="single" w:sz="4" w:space="0" w:color="auto"/>
              <w:left w:val="single" w:sz="4" w:space="0" w:color="auto"/>
              <w:bottom w:val="single" w:sz="4" w:space="0" w:color="auto"/>
              <w:right w:val="single" w:sz="4" w:space="0" w:color="auto"/>
            </w:tcBorders>
            <w:shd w:val="clear" w:color="auto" w:fill="D3D3D3"/>
          </w:tcPr>
          <w:p w14:paraId="1F40D489" w14:textId="77777777" w:rsidR="00895AB4" w:rsidRPr="00BD5FDB" w:rsidRDefault="000D4A1B" w:rsidP="00A15BC5">
            <w:pPr>
              <w:pStyle w:val="Other0"/>
            </w:pPr>
            <w:r w:rsidRPr="00BD5FDB">
              <w:rPr>
                <w:rStyle w:val="Other"/>
                <w:b/>
              </w:rPr>
              <w:t>Description</w:t>
            </w:r>
          </w:p>
        </w:tc>
        <w:tc>
          <w:tcPr>
            <w:tcW w:w="2938" w:type="dxa"/>
            <w:tcBorders>
              <w:top w:val="single" w:sz="4" w:space="0" w:color="auto"/>
              <w:left w:val="single" w:sz="4" w:space="0" w:color="auto"/>
              <w:bottom w:val="single" w:sz="4" w:space="0" w:color="auto"/>
              <w:right w:val="single" w:sz="4" w:space="0" w:color="auto"/>
            </w:tcBorders>
            <w:shd w:val="clear" w:color="auto" w:fill="D3D3D3"/>
          </w:tcPr>
          <w:p w14:paraId="15263E80" w14:textId="77777777" w:rsidR="00895AB4" w:rsidRPr="00BD5FDB" w:rsidRDefault="000D4A1B" w:rsidP="00A15BC5">
            <w:pPr>
              <w:pStyle w:val="Other0"/>
            </w:pPr>
            <w:r w:rsidRPr="00BD5FDB">
              <w:rPr>
                <w:rStyle w:val="Other"/>
                <w:b/>
              </w:rPr>
              <w:t>Explanations</w:t>
            </w:r>
          </w:p>
        </w:tc>
        <w:tc>
          <w:tcPr>
            <w:tcW w:w="3000" w:type="dxa"/>
            <w:tcBorders>
              <w:top w:val="single" w:sz="4" w:space="0" w:color="auto"/>
              <w:left w:val="single" w:sz="4" w:space="0" w:color="auto"/>
              <w:bottom w:val="single" w:sz="4" w:space="0" w:color="auto"/>
              <w:right w:val="single" w:sz="4" w:space="0" w:color="auto"/>
            </w:tcBorders>
            <w:shd w:val="clear" w:color="auto" w:fill="D3D3D3"/>
          </w:tcPr>
          <w:p w14:paraId="773866D9" w14:textId="77777777" w:rsidR="00895AB4" w:rsidRPr="00BD5FDB" w:rsidRDefault="000D4A1B" w:rsidP="00A15BC5">
            <w:pPr>
              <w:pStyle w:val="Other0"/>
            </w:pPr>
            <w:r w:rsidRPr="00BD5FDB">
              <w:rPr>
                <w:rStyle w:val="Other"/>
                <w:b/>
              </w:rPr>
              <w:t>Solutions</w:t>
            </w:r>
          </w:p>
        </w:tc>
      </w:tr>
      <w:tr w:rsidR="00895AB4" w:rsidRPr="00BD5FDB" w14:paraId="321EC495" w14:textId="77777777" w:rsidTr="00413EE0">
        <w:trPr>
          <w:jc w:val="center"/>
        </w:trPr>
        <w:tc>
          <w:tcPr>
            <w:tcW w:w="514" w:type="dxa"/>
            <w:tcBorders>
              <w:top w:val="single" w:sz="4" w:space="0" w:color="auto"/>
              <w:left w:val="single" w:sz="4" w:space="0" w:color="auto"/>
            </w:tcBorders>
          </w:tcPr>
          <w:p w14:paraId="15478DE1" w14:textId="77777777" w:rsidR="00895AB4" w:rsidRPr="00BD5FDB" w:rsidRDefault="000D4A1B" w:rsidP="00A15BC5">
            <w:pPr>
              <w:pStyle w:val="Other0"/>
            </w:pPr>
            <w:r w:rsidRPr="00BD5FDB">
              <w:rPr>
                <w:rStyle w:val="Other"/>
                <w:lang w:val="fr-FR"/>
              </w:rPr>
              <w:t>2000</w:t>
            </w:r>
          </w:p>
        </w:tc>
        <w:tc>
          <w:tcPr>
            <w:tcW w:w="3869" w:type="dxa"/>
            <w:tcBorders>
              <w:top w:val="single" w:sz="4" w:space="0" w:color="auto"/>
              <w:left w:val="single" w:sz="4" w:space="0" w:color="auto"/>
            </w:tcBorders>
          </w:tcPr>
          <w:p w14:paraId="751AC04F" w14:textId="77777777" w:rsidR="00895AB4" w:rsidRPr="00BD5FDB" w:rsidRDefault="000D4A1B" w:rsidP="00A15BC5">
            <w:pPr>
              <w:pStyle w:val="Other0"/>
            </w:pPr>
            <w:r w:rsidRPr="00BD5FDB">
              <w:rPr>
                <w:rStyle w:val="Other"/>
                <w:lang w:val="fr-FR"/>
              </w:rPr>
              <w:t>API_2000_SIDES_INTERNAL_ERROR</w:t>
            </w:r>
          </w:p>
        </w:tc>
        <w:tc>
          <w:tcPr>
            <w:tcW w:w="2938" w:type="dxa"/>
            <w:tcBorders>
              <w:top w:val="single" w:sz="4" w:space="0" w:color="auto"/>
              <w:left w:val="single" w:sz="4" w:space="0" w:color="auto"/>
            </w:tcBorders>
          </w:tcPr>
          <w:p w14:paraId="1E509328" w14:textId="77777777" w:rsidR="00895AB4" w:rsidRPr="00BD5FDB" w:rsidRDefault="000D4A1B" w:rsidP="00A15BC5">
            <w:pPr>
              <w:pStyle w:val="Other0"/>
            </w:pPr>
            <w:r w:rsidRPr="00BD5FDB">
              <w:rPr>
                <w:rStyle w:val="Other"/>
              </w:rPr>
              <w:t>Internal application error.</w:t>
            </w:r>
          </w:p>
        </w:tc>
        <w:tc>
          <w:tcPr>
            <w:tcW w:w="3000" w:type="dxa"/>
            <w:tcBorders>
              <w:top w:val="single" w:sz="4" w:space="0" w:color="auto"/>
              <w:left w:val="single" w:sz="4" w:space="0" w:color="auto"/>
              <w:right w:val="single" w:sz="4" w:space="0" w:color="auto"/>
            </w:tcBorders>
          </w:tcPr>
          <w:p w14:paraId="142A3422" w14:textId="77777777" w:rsidR="00895AB4" w:rsidRPr="00BD5FDB" w:rsidRDefault="000D4A1B" w:rsidP="00A15BC5">
            <w:pPr>
              <w:pStyle w:val="Other0"/>
            </w:pPr>
            <w:r w:rsidRPr="00BD5FDB">
              <w:rPr>
                <w:rStyle w:val="Other"/>
              </w:rPr>
              <w:t>Contact ADEP technical support.</w:t>
            </w:r>
          </w:p>
        </w:tc>
      </w:tr>
      <w:tr w:rsidR="00895AB4" w:rsidRPr="00BD5FDB" w14:paraId="79A5B139" w14:textId="77777777" w:rsidTr="00A15BC5">
        <w:trPr>
          <w:jc w:val="center"/>
        </w:trPr>
        <w:tc>
          <w:tcPr>
            <w:tcW w:w="514" w:type="dxa"/>
            <w:tcBorders>
              <w:top w:val="single" w:sz="4" w:space="0" w:color="auto"/>
              <w:left w:val="single" w:sz="4" w:space="0" w:color="auto"/>
            </w:tcBorders>
          </w:tcPr>
          <w:p w14:paraId="616865DD" w14:textId="77777777" w:rsidR="00895AB4" w:rsidRPr="00BD5FDB" w:rsidRDefault="000D4A1B" w:rsidP="00A15BC5">
            <w:pPr>
              <w:pStyle w:val="Other0"/>
            </w:pPr>
            <w:r w:rsidRPr="00BD5FDB">
              <w:rPr>
                <w:rStyle w:val="Other"/>
                <w:lang w:val="fr-FR"/>
              </w:rPr>
              <w:t>2002</w:t>
            </w:r>
          </w:p>
        </w:tc>
        <w:tc>
          <w:tcPr>
            <w:tcW w:w="3869" w:type="dxa"/>
            <w:tcBorders>
              <w:top w:val="single" w:sz="4" w:space="0" w:color="auto"/>
              <w:left w:val="single" w:sz="4" w:space="0" w:color="auto"/>
            </w:tcBorders>
          </w:tcPr>
          <w:p w14:paraId="7D18B20A" w14:textId="77777777" w:rsidR="00895AB4" w:rsidRPr="00BD5FDB" w:rsidRDefault="000D4A1B" w:rsidP="00A15BC5">
            <w:pPr>
              <w:pStyle w:val="Other0"/>
            </w:pPr>
            <w:r w:rsidRPr="00BD5FDB">
              <w:rPr>
                <w:rStyle w:val="Other"/>
              </w:rPr>
              <w:t>API_2002_SIDES_ID_OWNER_ERROR</w:t>
            </w:r>
          </w:p>
        </w:tc>
        <w:tc>
          <w:tcPr>
            <w:tcW w:w="2938" w:type="dxa"/>
            <w:tcBorders>
              <w:top w:val="single" w:sz="4" w:space="0" w:color="auto"/>
              <w:left w:val="single" w:sz="4" w:space="0" w:color="auto"/>
            </w:tcBorders>
          </w:tcPr>
          <w:p w14:paraId="377312E8" w14:textId="77777777" w:rsidR="00895AB4" w:rsidRPr="00BD5FDB" w:rsidRDefault="000D4A1B" w:rsidP="00A15BC5">
            <w:pPr>
              <w:pStyle w:val="Other0"/>
            </w:pPr>
            <w:r w:rsidRPr="00BD5FDB">
              <w:rPr>
                <w:rStyle w:val="Other"/>
              </w:rPr>
              <w:t>The idOwner attribute of the typeEntityIdType element does not contain the expected value.</w:t>
            </w:r>
          </w:p>
        </w:tc>
        <w:tc>
          <w:tcPr>
            <w:tcW w:w="3000" w:type="dxa"/>
            <w:tcBorders>
              <w:top w:val="single" w:sz="4" w:space="0" w:color="auto"/>
              <w:left w:val="single" w:sz="4" w:space="0" w:color="auto"/>
              <w:right w:val="single" w:sz="4" w:space="0" w:color="auto"/>
            </w:tcBorders>
          </w:tcPr>
          <w:p w14:paraId="54A93010" w14:textId="77777777" w:rsidR="00895AB4" w:rsidRPr="00BD5FDB" w:rsidRDefault="000D4A1B" w:rsidP="00A15BC5">
            <w:pPr>
              <w:pStyle w:val="Other0"/>
            </w:pPr>
            <w:r w:rsidRPr="00BD5FDB">
              <w:rPr>
                <w:rStyle w:val="Other"/>
              </w:rPr>
              <w:t>Check the SIDES mapping.</w:t>
            </w:r>
          </w:p>
        </w:tc>
      </w:tr>
      <w:tr w:rsidR="00895AB4" w:rsidRPr="00BD5FDB" w14:paraId="20D07A2B" w14:textId="77777777" w:rsidTr="00A15BC5">
        <w:trPr>
          <w:jc w:val="center"/>
        </w:trPr>
        <w:tc>
          <w:tcPr>
            <w:tcW w:w="514" w:type="dxa"/>
            <w:tcBorders>
              <w:top w:val="single" w:sz="4" w:space="0" w:color="auto"/>
              <w:left w:val="single" w:sz="4" w:space="0" w:color="auto"/>
            </w:tcBorders>
          </w:tcPr>
          <w:p w14:paraId="648CC89F" w14:textId="77777777" w:rsidR="00895AB4" w:rsidRPr="00BD5FDB" w:rsidRDefault="000D4A1B" w:rsidP="00A15BC5">
            <w:pPr>
              <w:pStyle w:val="Other0"/>
            </w:pPr>
            <w:r w:rsidRPr="00BD5FDB">
              <w:rPr>
                <w:rStyle w:val="Other"/>
                <w:lang w:val="fr-FR"/>
              </w:rPr>
              <w:t>2003</w:t>
            </w:r>
          </w:p>
        </w:tc>
        <w:tc>
          <w:tcPr>
            <w:tcW w:w="3869" w:type="dxa"/>
            <w:tcBorders>
              <w:top w:val="single" w:sz="4" w:space="0" w:color="auto"/>
              <w:left w:val="single" w:sz="4" w:space="0" w:color="auto"/>
            </w:tcBorders>
          </w:tcPr>
          <w:p w14:paraId="07F971C7" w14:textId="77777777" w:rsidR="00895AB4" w:rsidRPr="00BD5FDB" w:rsidRDefault="000D4A1B" w:rsidP="00A15BC5">
            <w:pPr>
              <w:pStyle w:val="Other0"/>
            </w:pPr>
            <w:r w:rsidRPr="00BD5FDB">
              <w:rPr>
                <w:rStyle w:val="Other"/>
              </w:rPr>
              <w:t>API_2003_SIDES_TOO_MANY_ID_VALUES</w:t>
            </w:r>
          </w:p>
        </w:tc>
        <w:tc>
          <w:tcPr>
            <w:tcW w:w="2938" w:type="dxa"/>
            <w:tcBorders>
              <w:top w:val="single" w:sz="4" w:space="0" w:color="auto"/>
              <w:left w:val="single" w:sz="4" w:space="0" w:color="auto"/>
            </w:tcBorders>
          </w:tcPr>
          <w:p w14:paraId="078E95FF" w14:textId="77777777" w:rsidR="00895AB4" w:rsidRPr="00BD5FDB" w:rsidRDefault="000D4A1B" w:rsidP="00A15BC5">
            <w:pPr>
              <w:pStyle w:val="Other0"/>
            </w:pPr>
            <w:r w:rsidRPr="00BD5FDB">
              <w:rPr>
                <w:rStyle w:val="Other"/>
              </w:rPr>
              <w:t>Several elements</w:t>
            </w:r>
          </w:p>
          <w:p w14:paraId="041CFBAE" w14:textId="77777777" w:rsidR="00895AB4" w:rsidRPr="00BD5FDB" w:rsidRDefault="000D4A1B" w:rsidP="00A15BC5">
            <w:pPr>
              <w:pStyle w:val="Other0"/>
            </w:pPr>
            <w:r w:rsidRPr="00BD5FDB">
              <w:rPr>
                <w:rStyle w:val="Other"/>
              </w:rPr>
              <w:t>staffingOrder/OrderId/IdValue supplied.</w:t>
            </w:r>
          </w:p>
        </w:tc>
        <w:tc>
          <w:tcPr>
            <w:tcW w:w="3000" w:type="dxa"/>
            <w:tcBorders>
              <w:top w:val="single" w:sz="4" w:space="0" w:color="auto"/>
              <w:left w:val="single" w:sz="4" w:space="0" w:color="auto"/>
              <w:right w:val="single" w:sz="4" w:space="0" w:color="auto"/>
            </w:tcBorders>
          </w:tcPr>
          <w:p w14:paraId="66F003D9" w14:textId="77777777" w:rsidR="00895AB4" w:rsidRPr="00BD5FDB" w:rsidRDefault="000D4A1B" w:rsidP="00A15BC5">
            <w:pPr>
              <w:pStyle w:val="Other0"/>
            </w:pPr>
            <w:r w:rsidRPr="00BD5FDB">
              <w:rPr>
                <w:rStyle w:val="Other"/>
              </w:rPr>
              <w:t>Only the first will be taken into account.</w:t>
            </w:r>
          </w:p>
        </w:tc>
      </w:tr>
      <w:tr w:rsidR="00895AB4" w:rsidRPr="00BD5FDB" w14:paraId="61E95BE7" w14:textId="77777777" w:rsidTr="00A15BC5">
        <w:trPr>
          <w:jc w:val="center"/>
        </w:trPr>
        <w:tc>
          <w:tcPr>
            <w:tcW w:w="514" w:type="dxa"/>
            <w:tcBorders>
              <w:top w:val="single" w:sz="4" w:space="0" w:color="auto"/>
              <w:left w:val="single" w:sz="4" w:space="0" w:color="auto"/>
            </w:tcBorders>
          </w:tcPr>
          <w:p w14:paraId="78EB9165" w14:textId="77777777" w:rsidR="00895AB4" w:rsidRPr="00BD5FDB" w:rsidRDefault="000D4A1B" w:rsidP="00A15BC5">
            <w:pPr>
              <w:pStyle w:val="Other0"/>
            </w:pPr>
            <w:r w:rsidRPr="00BD5FDB">
              <w:rPr>
                <w:rStyle w:val="Other"/>
                <w:lang w:val="fr-FR"/>
              </w:rPr>
              <w:t>2004</w:t>
            </w:r>
          </w:p>
        </w:tc>
        <w:tc>
          <w:tcPr>
            <w:tcW w:w="3869" w:type="dxa"/>
            <w:tcBorders>
              <w:top w:val="single" w:sz="4" w:space="0" w:color="auto"/>
              <w:left w:val="single" w:sz="4" w:space="0" w:color="auto"/>
            </w:tcBorders>
          </w:tcPr>
          <w:p w14:paraId="0035BE5D" w14:textId="77777777" w:rsidR="00895AB4" w:rsidRPr="00BD5FDB" w:rsidRDefault="000D4A1B" w:rsidP="00A15BC5">
            <w:pPr>
              <w:pStyle w:val="Other0"/>
            </w:pPr>
            <w:r w:rsidRPr="00BD5FDB">
              <w:rPr>
                <w:rStyle w:val="Other"/>
                <w:lang w:val="fr-FR"/>
              </w:rPr>
              <w:t>API_2004_VALIDATION_ERROR</w:t>
            </w:r>
          </w:p>
        </w:tc>
        <w:tc>
          <w:tcPr>
            <w:tcW w:w="2938" w:type="dxa"/>
            <w:tcBorders>
              <w:top w:val="single" w:sz="4" w:space="0" w:color="auto"/>
              <w:left w:val="single" w:sz="4" w:space="0" w:color="auto"/>
            </w:tcBorders>
          </w:tcPr>
          <w:p w14:paraId="28D4B434" w14:textId="77777777" w:rsidR="00895AB4" w:rsidRPr="00BD5FDB" w:rsidRDefault="000D4A1B" w:rsidP="00A15BC5">
            <w:pPr>
              <w:pStyle w:val="Other0"/>
            </w:pPr>
            <w:r w:rsidRPr="00BD5FDB">
              <w:rPr>
                <w:rStyle w:val="Other"/>
              </w:rPr>
              <w:t>The XML flow is not compliant.</w:t>
            </w:r>
          </w:p>
        </w:tc>
        <w:tc>
          <w:tcPr>
            <w:tcW w:w="3000" w:type="dxa"/>
            <w:tcBorders>
              <w:top w:val="single" w:sz="4" w:space="0" w:color="auto"/>
              <w:left w:val="single" w:sz="4" w:space="0" w:color="auto"/>
              <w:right w:val="single" w:sz="4" w:space="0" w:color="auto"/>
            </w:tcBorders>
          </w:tcPr>
          <w:p w14:paraId="0311EE23" w14:textId="77777777" w:rsidR="00895AB4" w:rsidRPr="00BD5FDB" w:rsidRDefault="000D4A1B" w:rsidP="00A15BC5">
            <w:pPr>
              <w:pStyle w:val="Other0"/>
            </w:pPr>
            <w:r w:rsidRPr="00BD5FDB">
              <w:rPr>
                <w:rStyle w:val="Other"/>
              </w:rPr>
              <w:t>Check compliance with XML rules and ADEP specifications. If the problem persists, contact ADEP technical support.</w:t>
            </w:r>
          </w:p>
        </w:tc>
      </w:tr>
      <w:tr w:rsidR="00895AB4" w:rsidRPr="00BD5FDB" w14:paraId="1476C949" w14:textId="77777777" w:rsidTr="00E13C84">
        <w:trPr>
          <w:trHeight w:val="394"/>
          <w:jc w:val="center"/>
        </w:trPr>
        <w:tc>
          <w:tcPr>
            <w:tcW w:w="10321" w:type="dxa"/>
            <w:gridSpan w:val="4"/>
            <w:tcBorders>
              <w:top w:val="single" w:sz="4" w:space="0" w:color="auto"/>
              <w:bottom w:val="single" w:sz="4" w:space="0" w:color="auto"/>
            </w:tcBorders>
          </w:tcPr>
          <w:p w14:paraId="507786AF" w14:textId="77777777" w:rsidR="00895AB4" w:rsidRPr="0095354F" w:rsidRDefault="00895AB4" w:rsidP="00A15BC5">
            <w:pPr>
              <w:rPr>
                <w:sz w:val="10"/>
                <w:szCs w:val="10"/>
                <w:lang w:val="en-US"/>
              </w:rPr>
            </w:pPr>
          </w:p>
        </w:tc>
      </w:tr>
    </w:tbl>
    <w:p w14:paraId="2C14A39A" w14:textId="77777777" w:rsidR="00895AB4" w:rsidRPr="00BD5FDB" w:rsidRDefault="000D4A1B" w:rsidP="009710C9">
      <w:pPr>
        <w:rPr>
          <w:sz w:val="2"/>
          <w:szCs w:val="2"/>
        </w:rPr>
      </w:pPr>
      <w:r w:rsidRPr="00BD5FDB">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518"/>
        <w:gridCol w:w="3869"/>
        <w:gridCol w:w="2938"/>
        <w:gridCol w:w="2995"/>
      </w:tblGrid>
      <w:tr w:rsidR="00895AB4" w:rsidRPr="00BD5FDB" w14:paraId="1826DBD1" w14:textId="77777777" w:rsidTr="00E13C84">
        <w:trPr>
          <w:jc w:val="center"/>
        </w:trPr>
        <w:tc>
          <w:tcPr>
            <w:tcW w:w="518" w:type="dxa"/>
            <w:tcBorders>
              <w:top w:val="single" w:sz="4" w:space="0" w:color="auto"/>
              <w:left w:val="single" w:sz="4" w:space="0" w:color="auto"/>
            </w:tcBorders>
          </w:tcPr>
          <w:p w14:paraId="2ED5199F" w14:textId="77777777" w:rsidR="00895AB4" w:rsidRPr="00BD5FDB" w:rsidRDefault="000D4A1B" w:rsidP="00E13C84">
            <w:pPr>
              <w:pStyle w:val="Other0"/>
            </w:pPr>
            <w:r w:rsidRPr="00BD5FDB">
              <w:rPr>
                <w:rStyle w:val="Other"/>
                <w:lang w:val="fr-FR"/>
              </w:rPr>
              <w:lastRenderedPageBreak/>
              <w:t>2030</w:t>
            </w:r>
          </w:p>
        </w:tc>
        <w:tc>
          <w:tcPr>
            <w:tcW w:w="3869" w:type="dxa"/>
            <w:tcBorders>
              <w:top w:val="single" w:sz="4" w:space="0" w:color="auto"/>
              <w:left w:val="single" w:sz="4" w:space="0" w:color="auto"/>
            </w:tcBorders>
          </w:tcPr>
          <w:p w14:paraId="4044B7F6" w14:textId="77777777" w:rsidR="00895AB4" w:rsidRPr="00BD5FDB" w:rsidRDefault="000D4A1B" w:rsidP="00E13C84">
            <w:pPr>
              <w:pStyle w:val="Other0"/>
            </w:pPr>
            <w:r w:rsidRPr="00BD5FDB">
              <w:rPr>
                <w:rStyle w:val="Other"/>
                <w:lang w:val="fr-FR"/>
              </w:rPr>
              <w:t>API_2030_PAYLOAD_TRACKING_ERROR</w:t>
            </w:r>
          </w:p>
        </w:tc>
        <w:tc>
          <w:tcPr>
            <w:tcW w:w="2938" w:type="dxa"/>
            <w:tcBorders>
              <w:top w:val="single" w:sz="4" w:space="0" w:color="auto"/>
              <w:left w:val="single" w:sz="4" w:space="0" w:color="auto"/>
            </w:tcBorders>
          </w:tcPr>
          <w:p w14:paraId="275231FC" w14:textId="77777777" w:rsidR="00895AB4" w:rsidRPr="00BD5FDB" w:rsidRDefault="000D4A1B" w:rsidP="00E13C84">
            <w:pPr>
              <w:pStyle w:val="Other0"/>
            </w:pPr>
            <w:r w:rsidRPr="00BD5FDB">
              <w:rPr>
                <w:rStyle w:val="Other"/>
              </w:rPr>
              <w:t>Transaction identifier error.</w:t>
            </w:r>
          </w:p>
        </w:tc>
        <w:tc>
          <w:tcPr>
            <w:tcW w:w="2995" w:type="dxa"/>
            <w:tcBorders>
              <w:top w:val="single" w:sz="4" w:space="0" w:color="auto"/>
              <w:left w:val="single" w:sz="4" w:space="0" w:color="auto"/>
              <w:right w:val="single" w:sz="4" w:space="0" w:color="auto"/>
            </w:tcBorders>
          </w:tcPr>
          <w:p w14:paraId="17544D51" w14:textId="77777777" w:rsidR="00895AB4" w:rsidRPr="00BD5FDB" w:rsidRDefault="000D4A1B" w:rsidP="00E13C84">
            <w:pPr>
              <w:pStyle w:val="Other0"/>
            </w:pPr>
            <w:r w:rsidRPr="00BD5FDB">
              <w:rPr>
                <w:rStyle w:val="Other"/>
              </w:rPr>
              <w:t>Check that the identifier is supplied in the request and does not exceed 100 characters.</w:t>
            </w:r>
          </w:p>
        </w:tc>
      </w:tr>
      <w:tr w:rsidR="00895AB4" w:rsidRPr="00BD5FDB" w14:paraId="277D9FFC" w14:textId="77777777" w:rsidTr="00E13C84">
        <w:trPr>
          <w:jc w:val="center"/>
        </w:trPr>
        <w:tc>
          <w:tcPr>
            <w:tcW w:w="518" w:type="dxa"/>
            <w:tcBorders>
              <w:top w:val="single" w:sz="4" w:space="0" w:color="auto"/>
              <w:left w:val="single" w:sz="4" w:space="0" w:color="auto"/>
            </w:tcBorders>
          </w:tcPr>
          <w:p w14:paraId="25CBAE07" w14:textId="77777777" w:rsidR="00895AB4" w:rsidRPr="00BD5FDB" w:rsidRDefault="000D4A1B" w:rsidP="00E13C84">
            <w:pPr>
              <w:pStyle w:val="Other0"/>
            </w:pPr>
            <w:r w:rsidRPr="00BD5FDB">
              <w:rPr>
                <w:rStyle w:val="Other"/>
                <w:lang w:val="fr-FR"/>
              </w:rPr>
              <w:t>2040</w:t>
            </w:r>
          </w:p>
        </w:tc>
        <w:tc>
          <w:tcPr>
            <w:tcW w:w="3869" w:type="dxa"/>
            <w:tcBorders>
              <w:top w:val="single" w:sz="4" w:space="0" w:color="auto"/>
              <w:left w:val="single" w:sz="4" w:space="0" w:color="auto"/>
            </w:tcBorders>
          </w:tcPr>
          <w:p w14:paraId="11E018DD" w14:textId="77777777" w:rsidR="00895AB4" w:rsidRPr="00BD5FDB" w:rsidRDefault="000D4A1B" w:rsidP="00E13C84">
            <w:pPr>
              <w:pStyle w:val="Other0"/>
            </w:pPr>
            <w:r w:rsidRPr="00BD5FDB">
              <w:rPr>
                <w:rStyle w:val="Other"/>
                <w:lang w:val="fr-FR"/>
              </w:rPr>
              <w:t>API_2040_SIDES_AUTHENTICATION_ERROR</w:t>
            </w:r>
          </w:p>
        </w:tc>
        <w:tc>
          <w:tcPr>
            <w:tcW w:w="2938" w:type="dxa"/>
            <w:tcBorders>
              <w:top w:val="single" w:sz="4" w:space="0" w:color="auto"/>
              <w:left w:val="single" w:sz="4" w:space="0" w:color="auto"/>
            </w:tcBorders>
          </w:tcPr>
          <w:p w14:paraId="5D26935A" w14:textId="77777777" w:rsidR="00895AB4" w:rsidRPr="00BD5FDB" w:rsidRDefault="000D4A1B" w:rsidP="00E13C84">
            <w:pPr>
              <w:pStyle w:val="Other0"/>
            </w:pPr>
            <w:r w:rsidRPr="00BD5FDB">
              <w:rPr>
                <w:rStyle w:val="Other"/>
              </w:rPr>
              <w:t>The user cannot be authenticated.</w:t>
            </w:r>
          </w:p>
        </w:tc>
        <w:tc>
          <w:tcPr>
            <w:tcW w:w="2995" w:type="dxa"/>
            <w:tcBorders>
              <w:top w:val="single" w:sz="4" w:space="0" w:color="auto"/>
              <w:left w:val="single" w:sz="4" w:space="0" w:color="auto"/>
              <w:right w:val="single" w:sz="4" w:space="0" w:color="auto"/>
            </w:tcBorders>
          </w:tcPr>
          <w:p w14:paraId="2BEFBEF6" w14:textId="77777777" w:rsidR="00895AB4" w:rsidRPr="00BD5FDB" w:rsidRDefault="000D4A1B" w:rsidP="00E13C84">
            <w:pPr>
              <w:pStyle w:val="Other0"/>
            </w:pPr>
            <w:r w:rsidRPr="00BD5FDB">
              <w:rPr>
                <w:rStyle w:val="Other"/>
              </w:rPr>
              <w:t>Check your authentication details.</w:t>
            </w:r>
          </w:p>
        </w:tc>
      </w:tr>
      <w:tr w:rsidR="00895AB4" w:rsidRPr="00BD5FDB" w14:paraId="06F31D90" w14:textId="77777777" w:rsidTr="00E13C84">
        <w:trPr>
          <w:jc w:val="center"/>
        </w:trPr>
        <w:tc>
          <w:tcPr>
            <w:tcW w:w="518" w:type="dxa"/>
            <w:tcBorders>
              <w:top w:val="single" w:sz="4" w:space="0" w:color="auto"/>
              <w:left w:val="single" w:sz="4" w:space="0" w:color="auto"/>
            </w:tcBorders>
          </w:tcPr>
          <w:p w14:paraId="196F5E5E" w14:textId="77777777" w:rsidR="00895AB4" w:rsidRPr="00BD5FDB" w:rsidRDefault="000D4A1B" w:rsidP="00E13C84">
            <w:pPr>
              <w:pStyle w:val="Other0"/>
            </w:pPr>
            <w:r w:rsidRPr="00BD5FDB">
              <w:rPr>
                <w:rStyle w:val="Other"/>
                <w:lang w:val="fr-FR"/>
              </w:rPr>
              <w:t>2300</w:t>
            </w:r>
          </w:p>
        </w:tc>
        <w:tc>
          <w:tcPr>
            <w:tcW w:w="3869" w:type="dxa"/>
            <w:tcBorders>
              <w:top w:val="single" w:sz="4" w:space="0" w:color="auto"/>
              <w:left w:val="single" w:sz="4" w:space="0" w:color="auto"/>
            </w:tcBorders>
          </w:tcPr>
          <w:p w14:paraId="6083EB20" w14:textId="77777777" w:rsidR="00895AB4" w:rsidRPr="00BD5FDB" w:rsidRDefault="000D4A1B" w:rsidP="00E13C84">
            <w:pPr>
              <w:pStyle w:val="Other0"/>
            </w:pPr>
            <w:r w:rsidRPr="00BD5FDB">
              <w:rPr>
                <w:rStyle w:val="Other"/>
              </w:rPr>
              <w:t>API_2300_SIDES_WRONG_ORDER _STATUS_ERROR</w:t>
            </w:r>
          </w:p>
        </w:tc>
        <w:tc>
          <w:tcPr>
            <w:tcW w:w="2938" w:type="dxa"/>
            <w:tcBorders>
              <w:top w:val="single" w:sz="4" w:space="0" w:color="auto"/>
              <w:left w:val="single" w:sz="4" w:space="0" w:color="auto"/>
            </w:tcBorders>
          </w:tcPr>
          <w:p w14:paraId="3FE0268F" w14:textId="77777777" w:rsidR="00895AB4" w:rsidRPr="00BD5FDB" w:rsidRDefault="000D4A1B" w:rsidP="00E13C84">
            <w:pPr>
              <w:pStyle w:val="Other0"/>
            </w:pPr>
            <w:r w:rsidRPr="00BD5FDB">
              <w:rPr>
                <w:rStyle w:val="Other"/>
              </w:rPr>
              <w:t>The value of the orderStatus attribute is incorrect.</w:t>
            </w:r>
          </w:p>
        </w:tc>
        <w:tc>
          <w:tcPr>
            <w:tcW w:w="2995" w:type="dxa"/>
            <w:tcBorders>
              <w:top w:val="single" w:sz="4" w:space="0" w:color="auto"/>
              <w:left w:val="single" w:sz="4" w:space="0" w:color="auto"/>
              <w:right w:val="single" w:sz="4" w:space="0" w:color="auto"/>
            </w:tcBorders>
          </w:tcPr>
          <w:p w14:paraId="15340010" w14:textId="77777777" w:rsidR="00895AB4" w:rsidRPr="00BD5FDB" w:rsidRDefault="000D4A1B" w:rsidP="00E13C84">
            <w:pPr>
              <w:pStyle w:val="Other0"/>
            </w:pPr>
            <w:r w:rsidRPr="00BD5FDB">
              <w:rPr>
                <w:rStyle w:val="Other"/>
              </w:rPr>
              <w:t>Check the SIDES mapping.</w:t>
            </w:r>
          </w:p>
        </w:tc>
      </w:tr>
      <w:tr w:rsidR="00895AB4" w:rsidRPr="00BD5FDB" w14:paraId="6C0D9C2D" w14:textId="77777777" w:rsidTr="00E13C84">
        <w:trPr>
          <w:jc w:val="center"/>
        </w:trPr>
        <w:tc>
          <w:tcPr>
            <w:tcW w:w="518" w:type="dxa"/>
            <w:tcBorders>
              <w:top w:val="single" w:sz="4" w:space="0" w:color="auto"/>
              <w:left w:val="single" w:sz="4" w:space="0" w:color="auto"/>
            </w:tcBorders>
          </w:tcPr>
          <w:p w14:paraId="37C1D62F" w14:textId="77777777" w:rsidR="00895AB4" w:rsidRPr="00BD5FDB" w:rsidRDefault="000D4A1B" w:rsidP="00E13C84">
            <w:pPr>
              <w:pStyle w:val="Other0"/>
            </w:pPr>
            <w:r w:rsidRPr="00BD5FDB">
              <w:rPr>
                <w:rStyle w:val="Other"/>
                <w:lang w:val="fr-FR"/>
              </w:rPr>
              <w:t>2301</w:t>
            </w:r>
          </w:p>
        </w:tc>
        <w:tc>
          <w:tcPr>
            <w:tcW w:w="3869" w:type="dxa"/>
            <w:tcBorders>
              <w:top w:val="single" w:sz="4" w:space="0" w:color="auto"/>
              <w:left w:val="single" w:sz="4" w:space="0" w:color="auto"/>
            </w:tcBorders>
          </w:tcPr>
          <w:p w14:paraId="22429DBF" w14:textId="77777777" w:rsidR="00895AB4" w:rsidRPr="00BD5FDB" w:rsidRDefault="000D4A1B" w:rsidP="00E13C84">
            <w:pPr>
              <w:pStyle w:val="Other0"/>
            </w:pPr>
            <w:r w:rsidRPr="00BD5FDB">
              <w:rPr>
                <w:rStyle w:val="Other"/>
              </w:rPr>
              <w:t>API_2301_SIDES_ORDER_ID_ERROR</w:t>
            </w:r>
          </w:p>
        </w:tc>
        <w:tc>
          <w:tcPr>
            <w:tcW w:w="2938" w:type="dxa"/>
            <w:tcBorders>
              <w:top w:val="single" w:sz="4" w:space="0" w:color="auto"/>
              <w:left w:val="single" w:sz="4" w:space="0" w:color="auto"/>
            </w:tcBorders>
          </w:tcPr>
          <w:p w14:paraId="70AA659A" w14:textId="77777777" w:rsidR="00895AB4" w:rsidRPr="00BD5FDB" w:rsidRDefault="000D4A1B" w:rsidP="00E13C84">
            <w:pPr>
              <w:pStyle w:val="Other0"/>
            </w:pPr>
            <w:r w:rsidRPr="00BD5FDB">
              <w:rPr>
                <w:rStyle w:val="Other"/>
              </w:rPr>
              <w:t>The OrderId element is missing or incorrect.</w:t>
            </w:r>
          </w:p>
        </w:tc>
        <w:tc>
          <w:tcPr>
            <w:tcW w:w="2995" w:type="dxa"/>
            <w:tcBorders>
              <w:top w:val="single" w:sz="4" w:space="0" w:color="auto"/>
              <w:left w:val="single" w:sz="4" w:space="0" w:color="auto"/>
              <w:right w:val="single" w:sz="4" w:space="0" w:color="auto"/>
            </w:tcBorders>
          </w:tcPr>
          <w:p w14:paraId="5408AE25" w14:textId="77777777" w:rsidR="00895AB4" w:rsidRPr="00BD5FDB" w:rsidRDefault="000D4A1B" w:rsidP="00E13C84">
            <w:pPr>
              <w:pStyle w:val="Other0"/>
            </w:pPr>
            <w:r w:rsidRPr="00BD5FDB">
              <w:rPr>
                <w:rStyle w:val="Other"/>
              </w:rPr>
              <w:t>You must supply the client reference of the offer.</w:t>
            </w:r>
          </w:p>
        </w:tc>
      </w:tr>
      <w:tr w:rsidR="00895AB4" w:rsidRPr="00BD5FDB" w14:paraId="225159F2" w14:textId="77777777" w:rsidTr="00E13C84">
        <w:trPr>
          <w:jc w:val="center"/>
        </w:trPr>
        <w:tc>
          <w:tcPr>
            <w:tcW w:w="518" w:type="dxa"/>
            <w:tcBorders>
              <w:top w:val="single" w:sz="4" w:space="0" w:color="auto"/>
              <w:left w:val="single" w:sz="4" w:space="0" w:color="auto"/>
            </w:tcBorders>
          </w:tcPr>
          <w:p w14:paraId="612D6946" w14:textId="77777777" w:rsidR="00895AB4" w:rsidRPr="00BD5FDB" w:rsidRDefault="000D4A1B" w:rsidP="00E13C84">
            <w:pPr>
              <w:pStyle w:val="Other0"/>
            </w:pPr>
            <w:r w:rsidRPr="00BD5FDB">
              <w:rPr>
                <w:rStyle w:val="Other"/>
                <w:lang w:val="fr-FR"/>
              </w:rPr>
              <w:t>2302</w:t>
            </w:r>
          </w:p>
        </w:tc>
        <w:tc>
          <w:tcPr>
            <w:tcW w:w="3869" w:type="dxa"/>
            <w:tcBorders>
              <w:top w:val="single" w:sz="4" w:space="0" w:color="auto"/>
              <w:left w:val="single" w:sz="4" w:space="0" w:color="auto"/>
            </w:tcBorders>
          </w:tcPr>
          <w:p w14:paraId="262C973F" w14:textId="77777777" w:rsidR="00895AB4" w:rsidRPr="00BD5FDB" w:rsidRDefault="000D4A1B" w:rsidP="00E13C84">
            <w:pPr>
              <w:pStyle w:val="Other0"/>
            </w:pPr>
            <w:r w:rsidRPr="00BD5FDB">
              <w:rPr>
                <w:rStyle w:val="Other"/>
              </w:rPr>
              <w:t>API_2302_SIDES_ORDER_LANGUAGE_ERROR</w:t>
            </w:r>
          </w:p>
        </w:tc>
        <w:tc>
          <w:tcPr>
            <w:tcW w:w="2938" w:type="dxa"/>
            <w:tcBorders>
              <w:top w:val="single" w:sz="4" w:space="0" w:color="auto"/>
              <w:left w:val="single" w:sz="4" w:space="0" w:color="auto"/>
            </w:tcBorders>
          </w:tcPr>
          <w:p w14:paraId="17B3062F" w14:textId="77777777" w:rsidR="00895AB4" w:rsidRPr="00BD5FDB" w:rsidRDefault="000D4A1B" w:rsidP="00E13C84">
            <w:pPr>
              <w:pStyle w:val="Other0"/>
            </w:pPr>
            <w:r w:rsidRPr="00BD5FDB">
              <w:rPr>
                <w:rStyle w:val="Other"/>
              </w:rPr>
              <w:t>The @xml:lang attribute is missing or incorrect.</w:t>
            </w:r>
          </w:p>
        </w:tc>
        <w:tc>
          <w:tcPr>
            <w:tcW w:w="2995" w:type="dxa"/>
            <w:tcBorders>
              <w:top w:val="single" w:sz="4" w:space="0" w:color="auto"/>
              <w:left w:val="single" w:sz="4" w:space="0" w:color="auto"/>
              <w:right w:val="single" w:sz="4" w:space="0" w:color="auto"/>
            </w:tcBorders>
          </w:tcPr>
          <w:p w14:paraId="4A00F8B0" w14:textId="0D4D637A" w:rsidR="00895AB4" w:rsidRPr="00BD5FDB" w:rsidRDefault="000D4A1B" w:rsidP="00E13C84">
            <w:pPr>
              <w:pStyle w:val="Other0"/>
            </w:pPr>
            <w:r w:rsidRPr="00BD5FDB">
              <w:rPr>
                <w:rStyle w:val="Other"/>
              </w:rPr>
              <w:t>Check the SIDES mapping. The only permitted values are: "fr" or "en".</w:t>
            </w:r>
          </w:p>
        </w:tc>
      </w:tr>
      <w:tr w:rsidR="00895AB4" w:rsidRPr="00BD5FDB" w14:paraId="4A7F4B09" w14:textId="77777777" w:rsidTr="00E13C84">
        <w:trPr>
          <w:jc w:val="center"/>
        </w:trPr>
        <w:tc>
          <w:tcPr>
            <w:tcW w:w="518" w:type="dxa"/>
            <w:tcBorders>
              <w:top w:val="single" w:sz="4" w:space="0" w:color="auto"/>
              <w:left w:val="single" w:sz="4" w:space="0" w:color="auto"/>
            </w:tcBorders>
          </w:tcPr>
          <w:p w14:paraId="25F462DF" w14:textId="77777777" w:rsidR="00895AB4" w:rsidRPr="00BD5FDB" w:rsidRDefault="000D4A1B" w:rsidP="00E13C84">
            <w:pPr>
              <w:pStyle w:val="Other0"/>
            </w:pPr>
            <w:r w:rsidRPr="00BD5FDB">
              <w:rPr>
                <w:rStyle w:val="Other"/>
                <w:lang w:val="fr-FR"/>
              </w:rPr>
              <w:t>2303</w:t>
            </w:r>
          </w:p>
        </w:tc>
        <w:tc>
          <w:tcPr>
            <w:tcW w:w="3869" w:type="dxa"/>
            <w:tcBorders>
              <w:top w:val="single" w:sz="4" w:space="0" w:color="auto"/>
              <w:left w:val="single" w:sz="4" w:space="0" w:color="auto"/>
            </w:tcBorders>
          </w:tcPr>
          <w:p w14:paraId="2B81C334" w14:textId="77777777" w:rsidR="00895AB4" w:rsidRPr="00BD5FDB" w:rsidRDefault="000D4A1B" w:rsidP="00E13C84">
            <w:pPr>
              <w:pStyle w:val="Other0"/>
            </w:pPr>
            <w:r w:rsidRPr="00BD5FDB">
              <w:rPr>
                <w:rStyle w:val="Other"/>
              </w:rPr>
              <w:t>API_2303_SIDES_INVALID_ORDER _TYPE_ERROR</w:t>
            </w:r>
          </w:p>
        </w:tc>
        <w:tc>
          <w:tcPr>
            <w:tcW w:w="2938" w:type="dxa"/>
            <w:tcBorders>
              <w:top w:val="single" w:sz="4" w:space="0" w:color="auto"/>
              <w:left w:val="single" w:sz="4" w:space="0" w:color="auto"/>
            </w:tcBorders>
          </w:tcPr>
          <w:p w14:paraId="2C2A7297" w14:textId="77777777" w:rsidR="00895AB4" w:rsidRPr="00BD5FDB" w:rsidRDefault="000D4A1B" w:rsidP="00E13C84">
            <w:pPr>
              <w:pStyle w:val="Other0"/>
            </w:pPr>
            <w:r w:rsidRPr="00BD5FDB">
              <w:rPr>
                <w:rStyle w:val="Other"/>
              </w:rPr>
              <w:t>The value of the orderType attribute is incorrect.</w:t>
            </w:r>
          </w:p>
        </w:tc>
        <w:tc>
          <w:tcPr>
            <w:tcW w:w="2995" w:type="dxa"/>
            <w:tcBorders>
              <w:top w:val="single" w:sz="4" w:space="0" w:color="auto"/>
              <w:left w:val="single" w:sz="4" w:space="0" w:color="auto"/>
              <w:right w:val="single" w:sz="4" w:space="0" w:color="auto"/>
            </w:tcBorders>
          </w:tcPr>
          <w:p w14:paraId="737AD661" w14:textId="77777777" w:rsidR="00895AB4" w:rsidRPr="00BD5FDB" w:rsidRDefault="000D4A1B" w:rsidP="00E13C84">
            <w:pPr>
              <w:pStyle w:val="Other0"/>
            </w:pPr>
            <w:r w:rsidRPr="00BD5FDB">
              <w:rPr>
                <w:rStyle w:val="Other"/>
              </w:rPr>
              <w:t>The value must belong to the TYPE_OFFRE_DOMAIN domain.</w:t>
            </w:r>
          </w:p>
        </w:tc>
      </w:tr>
      <w:tr w:rsidR="00895AB4" w:rsidRPr="00BD5FDB" w14:paraId="27465772" w14:textId="77777777" w:rsidTr="00E13C84">
        <w:trPr>
          <w:jc w:val="center"/>
        </w:trPr>
        <w:tc>
          <w:tcPr>
            <w:tcW w:w="518" w:type="dxa"/>
            <w:tcBorders>
              <w:top w:val="single" w:sz="4" w:space="0" w:color="auto"/>
              <w:left w:val="single" w:sz="4" w:space="0" w:color="auto"/>
            </w:tcBorders>
          </w:tcPr>
          <w:p w14:paraId="106E8598" w14:textId="77777777" w:rsidR="00895AB4" w:rsidRPr="00BD5FDB" w:rsidRDefault="000D4A1B" w:rsidP="00E13C84">
            <w:pPr>
              <w:pStyle w:val="Other0"/>
            </w:pPr>
            <w:r w:rsidRPr="00BD5FDB">
              <w:rPr>
                <w:rStyle w:val="Other"/>
                <w:lang w:val="fr-FR"/>
              </w:rPr>
              <w:t>2304</w:t>
            </w:r>
          </w:p>
        </w:tc>
        <w:tc>
          <w:tcPr>
            <w:tcW w:w="3869" w:type="dxa"/>
            <w:tcBorders>
              <w:top w:val="single" w:sz="4" w:space="0" w:color="auto"/>
              <w:left w:val="single" w:sz="4" w:space="0" w:color="auto"/>
            </w:tcBorders>
          </w:tcPr>
          <w:p w14:paraId="7B07CC37" w14:textId="77777777" w:rsidR="00895AB4" w:rsidRPr="00BD5FDB" w:rsidRDefault="000D4A1B" w:rsidP="00E13C84">
            <w:pPr>
              <w:pStyle w:val="Other0"/>
            </w:pPr>
            <w:r w:rsidRPr="00BD5FDB">
              <w:rPr>
                <w:rStyle w:val="Other"/>
              </w:rPr>
              <w:t>API_2304_SIDES_MISSING_POSITION _ID_ERROR</w:t>
            </w:r>
          </w:p>
        </w:tc>
        <w:tc>
          <w:tcPr>
            <w:tcW w:w="2938" w:type="dxa"/>
            <w:tcBorders>
              <w:top w:val="single" w:sz="4" w:space="0" w:color="auto"/>
              <w:left w:val="single" w:sz="4" w:space="0" w:color="auto"/>
            </w:tcBorders>
          </w:tcPr>
          <w:p w14:paraId="75325C6D" w14:textId="77777777" w:rsidR="00895AB4" w:rsidRPr="00BD5FDB" w:rsidRDefault="000D4A1B" w:rsidP="00E13C84">
            <w:pPr>
              <w:pStyle w:val="Other0"/>
            </w:pPr>
            <w:r w:rsidRPr="00BD5FDB">
              <w:rPr>
                <w:rStyle w:val="Other"/>
              </w:rPr>
              <w:t>The required PositionId element has not been supplied.</w:t>
            </w:r>
          </w:p>
        </w:tc>
        <w:tc>
          <w:tcPr>
            <w:tcW w:w="2995" w:type="dxa"/>
            <w:tcBorders>
              <w:top w:val="single" w:sz="4" w:space="0" w:color="auto"/>
              <w:left w:val="single" w:sz="4" w:space="0" w:color="auto"/>
              <w:right w:val="single" w:sz="4" w:space="0" w:color="auto"/>
            </w:tcBorders>
          </w:tcPr>
          <w:p w14:paraId="2810CAF1" w14:textId="77777777" w:rsidR="00895AB4" w:rsidRPr="00BD5FDB" w:rsidRDefault="000D4A1B" w:rsidP="00E13C84">
            <w:pPr>
              <w:pStyle w:val="Other0"/>
            </w:pPr>
            <w:r w:rsidRPr="00BD5FDB">
              <w:rPr>
                <w:rStyle w:val="Other"/>
              </w:rPr>
              <w:t>Check the SIDES mapping.</w:t>
            </w:r>
          </w:p>
        </w:tc>
      </w:tr>
      <w:tr w:rsidR="00895AB4" w:rsidRPr="00BD5FDB" w14:paraId="2EB75B04" w14:textId="77777777" w:rsidTr="00E13C84">
        <w:trPr>
          <w:jc w:val="center"/>
        </w:trPr>
        <w:tc>
          <w:tcPr>
            <w:tcW w:w="518" w:type="dxa"/>
            <w:tcBorders>
              <w:top w:val="single" w:sz="4" w:space="0" w:color="auto"/>
              <w:left w:val="single" w:sz="4" w:space="0" w:color="auto"/>
            </w:tcBorders>
          </w:tcPr>
          <w:p w14:paraId="5095665D" w14:textId="77777777" w:rsidR="00895AB4" w:rsidRPr="00BD5FDB" w:rsidRDefault="000D4A1B" w:rsidP="00E13C84">
            <w:pPr>
              <w:pStyle w:val="Other0"/>
            </w:pPr>
            <w:r w:rsidRPr="00BD5FDB">
              <w:rPr>
                <w:rStyle w:val="Other"/>
                <w:lang w:val="fr-FR"/>
              </w:rPr>
              <w:t>2305</w:t>
            </w:r>
          </w:p>
        </w:tc>
        <w:tc>
          <w:tcPr>
            <w:tcW w:w="3869" w:type="dxa"/>
            <w:tcBorders>
              <w:top w:val="single" w:sz="4" w:space="0" w:color="auto"/>
              <w:left w:val="single" w:sz="4" w:space="0" w:color="auto"/>
            </w:tcBorders>
          </w:tcPr>
          <w:p w14:paraId="0E84CF3C" w14:textId="77777777" w:rsidR="00895AB4" w:rsidRPr="0095354F" w:rsidRDefault="000D4A1B" w:rsidP="00E13C84">
            <w:pPr>
              <w:pStyle w:val="Other0"/>
              <w:rPr>
                <w:lang w:val="fr-FR"/>
              </w:rPr>
            </w:pPr>
            <w:r w:rsidRPr="00BD5FDB">
              <w:rPr>
                <w:rStyle w:val="Other"/>
                <w:lang w:val="fr-FR"/>
              </w:rPr>
              <w:t>API_2305_SIDES_POSITION_ID _DOMAIN_ERROR</w:t>
            </w:r>
          </w:p>
        </w:tc>
        <w:tc>
          <w:tcPr>
            <w:tcW w:w="2938" w:type="dxa"/>
            <w:tcBorders>
              <w:top w:val="single" w:sz="4" w:space="0" w:color="auto"/>
              <w:left w:val="single" w:sz="4" w:space="0" w:color="auto"/>
            </w:tcBorders>
          </w:tcPr>
          <w:p w14:paraId="180EF549" w14:textId="77777777" w:rsidR="00895AB4" w:rsidRPr="00BD5FDB" w:rsidRDefault="000D4A1B" w:rsidP="00E13C84">
            <w:pPr>
              <w:pStyle w:val="Other0"/>
            </w:pPr>
            <w:r w:rsidRPr="00BD5FDB">
              <w:rPr>
                <w:rStyle w:val="Other"/>
              </w:rPr>
              <w:t>The Domain element of the PositionId element is incorrect.</w:t>
            </w:r>
          </w:p>
        </w:tc>
        <w:tc>
          <w:tcPr>
            <w:tcW w:w="2995" w:type="dxa"/>
            <w:tcBorders>
              <w:top w:val="single" w:sz="4" w:space="0" w:color="auto"/>
              <w:left w:val="single" w:sz="4" w:space="0" w:color="auto"/>
              <w:right w:val="single" w:sz="4" w:space="0" w:color="auto"/>
            </w:tcBorders>
          </w:tcPr>
          <w:p w14:paraId="10E4A5BF" w14:textId="77777777" w:rsidR="00895AB4" w:rsidRPr="00BD5FDB" w:rsidRDefault="000D4A1B" w:rsidP="00E13C84">
            <w:pPr>
              <w:pStyle w:val="Other0"/>
            </w:pPr>
            <w:r w:rsidRPr="00BD5FDB">
              <w:rPr>
                <w:rStyle w:val="Other"/>
              </w:rPr>
              <w:t>Check the SIDES mapping.</w:t>
            </w:r>
          </w:p>
        </w:tc>
      </w:tr>
      <w:tr w:rsidR="00895AB4" w:rsidRPr="00BD5FDB" w14:paraId="5380D6B1" w14:textId="77777777" w:rsidTr="00E13C84">
        <w:trPr>
          <w:jc w:val="center"/>
        </w:trPr>
        <w:tc>
          <w:tcPr>
            <w:tcW w:w="518" w:type="dxa"/>
            <w:tcBorders>
              <w:top w:val="single" w:sz="4" w:space="0" w:color="auto"/>
              <w:left w:val="single" w:sz="4" w:space="0" w:color="auto"/>
            </w:tcBorders>
          </w:tcPr>
          <w:p w14:paraId="4B2B7EFF" w14:textId="77777777" w:rsidR="00895AB4" w:rsidRPr="00BD5FDB" w:rsidRDefault="000D4A1B" w:rsidP="00E13C84">
            <w:pPr>
              <w:pStyle w:val="Other0"/>
            </w:pPr>
            <w:r w:rsidRPr="00BD5FDB">
              <w:rPr>
                <w:rStyle w:val="Other"/>
                <w:lang w:val="fr-FR"/>
              </w:rPr>
              <w:t>2306</w:t>
            </w:r>
          </w:p>
        </w:tc>
        <w:tc>
          <w:tcPr>
            <w:tcW w:w="3869" w:type="dxa"/>
            <w:tcBorders>
              <w:top w:val="single" w:sz="4" w:space="0" w:color="auto"/>
              <w:left w:val="single" w:sz="4" w:space="0" w:color="auto"/>
            </w:tcBorders>
          </w:tcPr>
          <w:p w14:paraId="5EB3CE9B" w14:textId="77777777" w:rsidR="00895AB4" w:rsidRPr="00BD5FDB" w:rsidRDefault="000D4A1B" w:rsidP="00E13C84">
            <w:pPr>
              <w:pStyle w:val="Other0"/>
            </w:pPr>
            <w:r w:rsidRPr="00BD5FDB">
              <w:rPr>
                <w:rStyle w:val="Other"/>
              </w:rPr>
              <w:t>API_2306_SIDES_MISSING_POSITION _TYPE_ERROR</w:t>
            </w:r>
          </w:p>
        </w:tc>
        <w:tc>
          <w:tcPr>
            <w:tcW w:w="2938" w:type="dxa"/>
            <w:tcBorders>
              <w:top w:val="single" w:sz="4" w:space="0" w:color="auto"/>
              <w:left w:val="single" w:sz="4" w:space="0" w:color="auto"/>
            </w:tcBorders>
          </w:tcPr>
          <w:p w14:paraId="330A0593" w14:textId="77777777" w:rsidR="00895AB4" w:rsidRPr="00BD5FDB" w:rsidRDefault="000D4A1B" w:rsidP="00E13C84">
            <w:pPr>
              <w:pStyle w:val="Other0"/>
            </w:pPr>
            <w:r w:rsidRPr="00BD5FDB">
              <w:rPr>
                <w:rStyle w:val="Other"/>
              </w:rPr>
              <w:t>The required element PositionType has not been supplied.</w:t>
            </w:r>
          </w:p>
        </w:tc>
        <w:tc>
          <w:tcPr>
            <w:tcW w:w="2995" w:type="dxa"/>
            <w:tcBorders>
              <w:top w:val="single" w:sz="4" w:space="0" w:color="auto"/>
              <w:left w:val="single" w:sz="4" w:space="0" w:color="auto"/>
              <w:right w:val="single" w:sz="4" w:space="0" w:color="auto"/>
            </w:tcBorders>
          </w:tcPr>
          <w:p w14:paraId="22849625" w14:textId="77777777" w:rsidR="00895AB4" w:rsidRPr="00BD5FDB" w:rsidRDefault="000D4A1B" w:rsidP="00E13C84">
            <w:pPr>
              <w:pStyle w:val="Other0"/>
            </w:pPr>
            <w:r w:rsidRPr="00BD5FDB">
              <w:rPr>
                <w:rStyle w:val="Other"/>
              </w:rPr>
              <w:t>Check the SIDES mapping.</w:t>
            </w:r>
          </w:p>
        </w:tc>
      </w:tr>
      <w:tr w:rsidR="00895AB4" w:rsidRPr="00BD5FDB" w14:paraId="126B5662" w14:textId="77777777" w:rsidTr="00E13C84">
        <w:trPr>
          <w:jc w:val="center"/>
        </w:trPr>
        <w:tc>
          <w:tcPr>
            <w:tcW w:w="518" w:type="dxa"/>
            <w:tcBorders>
              <w:top w:val="single" w:sz="4" w:space="0" w:color="auto"/>
              <w:left w:val="single" w:sz="4" w:space="0" w:color="auto"/>
            </w:tcBorders>
          </w:tcPr>
          <w:p w14:paraId="10B9288F" w14:textId="77777777" w:rsidR="00895AB4" w:rsidRPr="00BD5FDB" w:rsidRDefault="000D4A1B" w:rsidP="00E13C84">
            <w:pPr>
              <w:pStyle w:val="Other0"/>
            </w:pPr>
            <w:r w:rsidRPr="00BD5FDB">
              <w:rPr>
                <w:rStyle w:val="Other"/>
                <w:lang w:val="fr-FR"/>
              </w:rPr>
              <w:t>2307</w:t>
            </w:r>
          </w:p>
        </w:tc>
        <w:tc>
          <w:tcPr>
            <w:tcW w:w="3869" w:type="dxa"/>
            <w:tcBorders>
              <w:top w:val="single" w:sz="4" w:space="0" w:color="auto"/>
              <w:left w:val="single" w:sz="4" w:space="0" w:color="auto"/>
            </w:tcBorders>
          </w:tcPr>
          <w:p w14:paraId="2A55AAC6" w14:textId="77777777" w:rsidR="00895AB4" w:rsidRPr="00BD5FDB" w:rsidRDefault="000D4A1B" w:rsidP="00E13C84">
            <w:pPr>
              <w:pStyle w:val="Other0"/>
            </w:pPr>
            <w:r w:rsidRPr="00BD5FDB">
              <w:rPr>
                <w:rStyle w:val="Other"/>
                <w:lang w:val="fr-FR"/>
              </w:rPr>
              <w:t>API_2307_SIDES_INVALID_POSITION _TYPE_ERROR</w:t>
            </w:r>
          </w:p>
        </w:tc>
        <w:tc>
          <w:tcPr>
            <w:tcW w:w="2938" w:type="dxa"/>
            <w:tcBorders>
              <w:top w:val="single" w:sz="4" w:space="0" w:color="auto"/>
              <w:left w:val="single" w:sz="4" w:space="0" w:color="auto"/>
            </w:tcBorders>
          </w:tcPr>
          <w:p w14:paraId="338549F1" w14:textId="77777777" w:rsidR="00895AB4" w:rsidRPr="00BD5FDB" w:rsidRDefault="000D4A1B" w:rsidP="00E13C84">
            <w:pPr>
              <w:pStyle w:val="Other0"/>
            </w:pPr>
            <w:r w:rsidRPr="00BD5FDB">
              <w:rPr>
                <w:rStyle w:val="Other"/>
              </w:rPr>
              <w:t>The value of the PositionType element is incorrect.</w:t>
            </w:r>
          </w:p>
        </w:tc>
        <w:tc>
          <w:tcPr>
            <w:tcW w:w="2995" w:type="dxa"/>
            <w:tcBorders>
              <w:top w:val="single" w:sz="4" w:space="0" w:color="auto"/>
              <w:left w:val="single" w:sz="4" w:space="0" w:color="auto"/>
              <w:right w:val="single" w:sz="4" w:space="0" w:color="auto"/>
            </w:tcBorders>
          </w:tcPr>
          <w:p w14:paraId="1B727E7E" w14:textId="77777777" w:rsidR="00895AB4" w:rsidRPr="00BD5FDB" w:rsidRDefault="000D4A1B" w:rsidP="00E13C84">
            <w:pPr>
              <w:pStyle w:val="Other0"/>
            </w:pPr>
            <w:r w:rsidRPr="00BD5FDB">
              <w:rPr>
                <w:rStyle w:val="Other"/>
              </w:rPr>
              <w:t>Check the SIDES mapping.</w:t>
            </w:r>
          </w:p>
        </w:tc>
      </w:tr>
      <w:tr w:rsidR="00895AB4" w:rsidRPr="00BD5FDB" w14:paraId="254B727D" w14:textId="77777777" w:rsidTr="00E13C84">
        <w:trPr>
          <w:jc w:val="center"/>
        </w:trPr>
        <w:tc>
          <w:tcPr>
            <w:tcW w:w="518" w:type="dxa"/>
            <w:tcBorders>
              <w:top w:val="single" w:sz="4" w:space="0" w:color="auto"/>
              <w:left w:val="single" w:sz="4" w:space="0" w:color="auto"/>
            </w:tcBorders>
          </w:tcPr>
          <w:p w14:paraId="3ADDA054" w14:textId="77777777" w:rsidR="00895AB4" w:rsidRPr="00BD5FDB" w:rsidRDefault="000D4A1B" w:rsidP="00E13C84">
            <w:pPr>
              <w:pStyle w:val="Other0"/>
            </w:pPr>
            <w:r w:rsidRPr="00BD5FDB">
              <w:rPr>
                <w:rStyle w:val="Other"/>
                <w:lang w:val="fr-FR"/>
              </w:rPr>
              <w:t>2308</w:t>
            </w:r>
          </w:p>
        </w:tc>
        <w:tc>
          <w:tcPr>
            <w:tcW w:w="3869" w:type="dxa"/>
            <w:tcBorders>
              <w:top w:val="single" w:sz="4" w:space="0" w:color="auto"/>
              <w:left w:val="single" w:sz="4" w:space="0" w:color="auto"/>
            </w:tcBorders>
          </w:tcPr>
          <w:p w14:paraId="635C8F3B" w14:textId="77777777" w:rsidR="00895AB4" w:rsidRPr="00BD5FDB" w:rsidRDefault="000D4A1B" w:rsidP="00E13C84">
            <w:pPr>
              <w:pStyle w:val="Other0"/>
            </w:pPr>
            <w:r w:rsidRPr="00BD5FDB">
              <w:rPr>
                <w:rStyle w:val="Other"/>
                <w:lang w:val="fr-FR"/>
              </w:rPr>
              <w:t>API_2308_SIDES_MISSING_POSITION _QUANTITY_ERROR</w:t>
            </w:r>
          </w:p>
        </w:tc>
        <w:tc>
          <w:tcPr>
            <w:tcW w:w="2938" w:type="dxa"/>
            <w:tcBorders>
              <w:top w:val="single" w:sz="4" w:space="0" w:color="auto"/>
              <w:left w:val="single" w:sz="4" w:space="0" w:color="auto"/>
            </w:tcBorders>
          </w:tcPr>
          <w:p w14:paraId="70EFA6AB" w14:textId="77777777" w:rsidR="00895AB4" w:rsidRPr="00BD5FDB" w:rsidRDefault="000D4A1B" w:rsidP="00E13C84">
            <w:pPr>
              <w:pStyle w:val="Other0"/>
            </w:pPr>
            <w:r w:rsidRPr="00BD5FDB">
              <w:rPr>
                <w:rStyle w:val="Other"/>
              </w:rPr>
              <w:t>The optional Quantity element has not been supplied.</w:t>
            </w:r>
          </w:p>
        </w:tc>
        <w:tc>
          <w:tcPr>
            <w:tcW w:w="2995" w:type="dxa"/>
            <w:tcBorders>
              <w:top w:val="single" w:sz="4" w:space="0" w:color="auto"/>
              <w:left w:val="single" w:sz="4" w:space="0" w:color="auto"/>
              <w:right w:val="single" w:sz="4" w:space="0" w:color="auto"/>
            </w:tcBorders>
          </w:tcPr>
          <w:p w14:paraId="34D9DEF7" w14:textId="77777777" w:rsidR="00895AB4" w:rsidRPr="00BD5FDB" w:rsidRDefault="000D4A1B" w:rsidP="00E13C84">
            <w:pPr>
              <w:pStyle w:val="Other0"/>
            </w:pPr>
            <w:r w:rsidRPr="00BD5FDB">
              <w:rPr>
                <w:rStyle w:val="Other"/>
              </w:rPr>
              <w:t>Check the SIDES mapping.</w:t>
            </w:r>
          </w:p>
        </w:tc>
      </w:tr>
      <w:tr w:rsidR="00895AB4" w:rsidRPr="00BD5FDB" w14:paraId="5D0C6480" w14:textId="77777777" w:rsidTr="00E13C84">
        <w:trPr>
          <w:jc w:val="center"/>
        </w:trPr>
        <w:tc>
          <w:tcPr>
            <w:tcW w:w="518" w:type="dxa"/>
            <w:tcBorders>
              <w:top w:val="single" w:sz="4" w:space="0" w:color="auto"/>
              <w:left w:val="single" w:sz="4" w:space="0" w:color="auto"/>
            </w:tcBorders>
          </w:tcPr>
          <w:p w14:paraId="5A73E732" w14:textId="77777777" w:rsidR="00895AB4" w:rsidRPr="00BD5FDB" w:rsidRDefault="000D4A1B" w:rsidP="00E13C84">
            <w:pPr>
              <w:pStyle w:val="Other0"/>
            </w:pPr>
            <w:r w:rsidRPr="00BD5FDB">
              <w:rPr>
                <w:rStyle w:val="Other"/>
                <w:lang w:val="fr-FR"/>
              </w:rPr>
              <w:t>2309</w:t>
            </w:r>
          </w:p>
        </w:tc>
        <w:tc>
          <w:tcPr>
            <w:tcW w:w="3869" w:type="dxa"/>
            <w:tcBorders>
              <w:top w:val="single" w:sz="4" w:space="0" w:color="auto"/>
              <w:left w:val="single" w:sz="4" w:space="0" w:color="auto"/>
            </w:tcBorders>
          </w:tcPr>
          <w:p w14:paraId="2B795570" w14:textId="77777777" w:rsidR="00895AB4" w:rsidRPr="00BD5FDB" w:rsidRDefault="000D4A1B" w:rsidP="00E13C84">
            <w:pPr>
              <w:pStyle w:val="Other0"/>
            </w:pPr>
            <w:r w:rsidRPr="00BD5FDB">
              <w:rPr>
                <w:rStyle w:val="Other"/>
              </w:rPr>
              <w:t>API_2309_SIDES_MISSING_POSITION _TITLE_ERROR</w:t>
            </w:r>
          </w:p>
        </w:tc>
        <w:tc>
          <w:tcPr>
            <w:tcW w:w="2938" w:type="dxa"/>
            <w:tcBorders>
              <w:top w:val="single" w:sz="4" w:space="0" w:color="auto"/>
              <w:left w:val="single" w:sz="4" w:space="0" w:color="auto"/>
            </w:tcBorders>
          </w:tcPr>
          <w:p w14:paraId="68CF6F38" w14:textId="77777777" w:rsidR="00895AB4" w:rsidRPr="00BD5FDB" w:rsidRDefault="000D4A1B" w:rsidP="00E13C84">
            <w:pPr>
              <w:pStyle w:val="Other0"/>
            </w:pPr>
            <w:r w:rsidRPr="00BD5FDB">
              <w:rPr>
                <w:rStyle w:val="Other"/>
              </w:rPr>
              <w:t>The required PositionTitle element has not been supplied.</w:t>
            </w:r>
          </w:p>
        </w:tc>
        <w:tc>
          <w:tcPr>
            <w:tcW w:w="2995" w:type="dxa"/>
            <w:tcBorders>
              <w:top w:val="single" w:sz="4" w:space="0" w:color="auto"/>
              <w:left w:val="single" w:sz="4" w:space="0" w:color="auto"/>
              <w:right w:val="single" w:sz="4" w:space="0" w:color="auto"/>
            </w:tcBorders>
          </w:tcPr>
          <w:p w14:paraId="78EAA6C2" w14:textId="77777777" w:rsidR="00895AB4" w:rsidRPr="00BD5FDB" w:rsidRDefault="000D4A1B" w:rsidP="00E13C84">
            <w:pPr>
              <w:pStyle w:val="Other0"/>
            </w:pPr>
            <w:r w:rsidRPr="00BD5FDB">
              <w:rPr>
                <w:rStyle w:val="Other"/>
              </w:rPr>
              <w:t>Check the SIDES mapping.</w:t>
            </w:r>
          </w:p>
        </w:tc>
      </w:tr>
      <w:tr w:rsidR="00895AB4" w:rsidRPr="00BD5FDB" w14:paraId="48EAA6EE" w14:textId="77777777" w:rsidTr="00E13C84">
        <w:trPr>
          <w:jc w:val="center"/>
        </w:trPr>
        <w:tc>
          <w:tcPr>
            <w:tcW w:w="518" w:type="dxa"/>
            <w:tcBorders>
              <w:top w:val="single" w:sz="4" w:space="0" w:color="auto"/>
              <w:left w:val="single" w:sz="4" w:space="0" w:color="auto"/>
            </w:tcBorders>
          </w:tcPr>
          <w:p w14:paraId="3F785E70" w14:textId="77777777" w:rsidR="00895AB4" w:rsidRPr="00BD5FDB" w:rsidRDefault="000D4A1B" w:rsidP="00E13C84">
            <w:pPr>
              <w:pStyle w:val="Other0"/>
            </w:pPr>
            <w:r w:rsidRPr="00BD5FDB">
              <w:rPr>
                <w:rStyle w:val="Other"/>
                <w:lang w:val="fr-FR"/>
              </w:rPr>
              <w:t>2310</w:t>
            </w:r>
          </w:p>
        </w:tc>
        <w:tc>
          <w:tcPr>
            <w:tcW w:w="3869" w:type="dxa"/>
            <w:tcBorders>
              <w:top w:val="single" w:sz="4" w:space="0" w:color="auto"/>
              <w:left w:val="single" w:sz="4" w:space="0" w:color="auto"/>
            </w:tcBorders>
          </w:tcPr>
          <w:p w14:paraId="07CBC3A9" w14:textId="77777777" w:rsidR="00895AB4" w:rsidRPr="00BD5FDB" w:rsidRDefault="000D4A1B" w:rsidP="00E13C84">
            <w:pPr>
              <w:pStyle w:val="Other0"/>
            </w:pPr>
            <w:r w:rsidRPr="00BD5FDB">
              <w:rPr>
                <w:rStyle w:val="Other"/>
                <w:lang w:val="fr-FR"/>
              </w:rPr>
              <w:t>API_2310_SIDES_MISSING_POSITION _REQUIREMENTS_ERROR</w:t>
            </w:r>
          </w:p>
        </w:tc>
        <w:tc>
          <w:tcPr>
            <w:tcW w:w="2938" w:type="dxa"/>
            <w:tcBorders>
              <w:top w:val="single" w:sz="4" w:space="0" w:color="auto"/>
              <w:left w:val="single" w:sz="4" w:space="0" w:color="auto"/>
            </w:tcBorders>
          </w:tcPr>
          <w:p w14:paraId="2F1DDD1F" w14:textId="77777777" w:rsidR="00895AB4" w:rsidRPr="00BD5FDB" w:rsidRDefault="000D4A1B" w:rsidP="00E13C84">
            <w:pPr>
              <w:pStyle w:val="Other0"/>
            </w:pPr>
            <w:r w:rsidRPr="00BD5FDB">
              <w:rPr>
                <w:rStyle w:val="Other"/>
              </w:rPr>
              <w:t>The required element</w:t>
            </w:r>
          </w:p>
          <w:p w14:paraId="27B8C6FB" w14:textId="77777777" w:rsidR="00895AB4" w:rsidRPr="00BD5FDB" w:rsidRDefault="000D4A1B" w:rsidP="00E13C84">
            <w:pPr>
              <w:pStyle w:val="Other0"/>
            </w:pPr>
            <w:r w:rsidRPr="00BD5FDB">
              <w:rPr>
                <w:rStyle w:val="Other"/>
              </w:rPr>
              <w:t>PositionRequirements has not been supplied.</w:t>
            </w:r>
          </w:p>
        </w:tc>
        <w:tc>
          <w:tcPr>
            <w:tcW w:w="2995" w:type="dxa"/>
            <w:tcBorders>
              <w:top w:val="single" w:sz="4" w:space="0" w:color="auto"/>
              <w:left w:val="single" w:sz="4" w:space="0" w:color="auto"/>
              <w:right w:val="single" w:sz="4" w:space="0" w:color="auto"/>
            </w:tcBorders>
          </w:tcPr>
          <w:p w14:paraId="76B6410E" w14:textId="77777777" w:rsidR="00895AB4" w:rsidRPr="00BD5FDB" w:rsidRDefault="000D4A1B" w:rsidP="00E13C84">
            <w:pPr>
              <w:pStyle w:val="Other0"/>
            </w:pPr>
            <w:r w:rsidRPr="00BD5FDB">
              <w:rPr>
                <w:rStyle w:val="Other"/>
              </w:rPr>
              <w:t>Check the SIDES mapping.</w:t>
            </w:r>
          </w:p>
        </w:tc>
      </w:tr>
      <w:tr w:rsidR="00895AB4" w:rsidRPr="00BD5FDB" w14:paraId="5CBBFE36" w14:textId="77777777" w:rsidTr="00E13C84">
        <w:trPr>
          <w:jc w:val="center"/>
        </w:trPr>
        <w:tc>
          <w:tcPr>
            <w:tcW w:w="518" w:type="dxa"/>
            <w:tcBorders>
              <w:top w:val="single" w:sz="4" w:space="0" w:color="auto"/>
              <w:left w:val="single" w:sz="4" w:space="0" w:color="auto"/>
            </w:tcBorders>
          </w:tcPr>
          <w:p w14:paraId="6D12C137" w14:textId="77777777" w:rsidR="00895AB4" w:rsidRPr="00BD5FDB" w:rsidRDefault="000D4A1B" w:rsidP="00E13C84">
            <w:pPr>
              <w:pStyle w:val="Other0"/>
            </w:pPr>
            <w:r w:rsidRPr="00BD5FDB">
              <w:rPr>
                <w:rStyle w:val="Other"/>
                <w:lang w:val="fr-FR"/>
              </w:rPr>
              <w:t>2311</w:t>
            </w:r>
          </w:p>
        </w:tc>
        <w:tc>
          <w:tcPr>
            <w:tcW w:w="3869" w:type="dxa"/>
            <w:tcBorders>
              <w:top w:val="single" w:sz="4" w:space="0" w:color="auto"/>
              <w:left w:val="single" w:sz="4" w:space="0" w:color="auto"/>
            </w:tcBorders>
          </w:tcPr>
          <w:p w14:paraId="038B4323" w14:textId="77777777" w:rsidR="00895AB4" w:rsidRPr="00BD5FDB" w:rsidRDefault="000D4A1B" w:rsidP="00E13C84">
            <w:pPr>
              <w:pStyle w:val="Other0"/>
            </w:pPr>
            <w:r w:rsidRPr="00BD5FDB">
              <w:rPr>
                <w:rStyle w:val="Other"/>
              </w:rPr>
              <w:t>API_2311_SIDES_MISSING _COMPETENCY_ERROR</w:t>
            </w:r>
          </w:p>
        </w:tc>
        <w:tc>
          <w:tcPr>
            <w:tcW w:w="2938" w:type="dxa"/>
            <w:tcBorders>
              <w:top w:val="single" w:sz="4" w:space="0" w:color="auto"/>
              <w:left w:val="single" w:sz="4" w:space="0" w:color="auto"/>
            </w:tcBorders>
          </w:tcPr>
          <w:p w14:paraId="109B356A" w14:textId="77777777" w:rsidR="00895AB4" w:rsidRPr="00BD5FDB" w:rsidRDefault="000D4A1B" w:rsidP="00E13C84">
            <w:pPr>
              <w:pStyle w:val="Other0"/>
            </w:pPr>
            <w:r w:rsidRPr="00BD5FDB">
              <w:rPr>
                <w:rStyle w:val="Other"/>
              </w:rPr>
              <w:t>The required element Competency has not been supplied.</w:t>
            </w:r>
          </w:p>
        </w:tc>
        <w:tc>
          <w:tcPr>
            <w:tcW w:w="2995" w:type="dxa"/>
            <w:tcBorders>
              <w:top w:val="single" w:sz="4" w:space="0" w:color="auto"/>
              <w:left w:val="single" w:sz="4" w:space="0" w:color="auto"/>
              <w:right w:val="single" w:sz="4" w:space="0" w:color="auto"/>
            </w:tcBorders>
          </w:tcPr>
          <w:p w14:paraId="2D5CD09E" w14:textId="77777777" w:rsidR="00895AB4" w:rsidRPr="00BD5FDB" w:rsidRDefault="000D4A1B" w:rsidP="00E13C84">
            <w:pPr>
              <w:pStyle w:val="Other0"/>
            </w:pPr>
            <w:r w:rsidRPr="00BD5FDB">
              <w:rPr>
                <w:rStyle w:val="Other"/>
              </w:rPr>
              <w:t>Check the SIDES mapping.</w:t>
            </w:r>
          </w:p>
        </w:tc>
      </w:tr>
      <w:tr w:rsidR="00895AB4" w:rsidRPr="00BD5FDB" w14:paraId="2B98F9BA" w14:textId="77777777" w:rsidTr="00E13C84">
        <w:trPr>
          <w:jc w:val="center"/>
        </w:trPr>
        <w:tc>
          <w:tcPr>
            <w:tcW w:w="518" w:type="dxa"/>
            <w:tcBorders>
              <w:top w:val="single" w:sz="4" w:space="0" w:color="auto"/>
              <w:left w:val="single" w:sz="4" w:space="0" w:color="auto"/>
            </w:tcBorders>
          </w:tcPr>
          <w:p w14:paraId="33143C07" w14:textId="77777777" w:rsidR="00895AB4" w:rsidRPr="00BD5FDB" w:rsidRDefault="000D4A1B" w:rsidP="00E13C84">
            <w:pPr>
              <w:pStyle w:val="Other0"/>
            </w:pPr>
            <w:r w:rsidRPr="00BD5FDB">
              <w:rPr>
                <w:rStyle w:val="Other"/>
                <w:lang w:val="fr-FR"/>
              </w:rPr>
              <w:t>2312</w:t>
            </w:r>
          </w:p>
        </w:tc>
        <w:tc>
          <w:tcPr>
            <w:tcW w:w="3869" w:type="dxa"/>
            <w:tcBorders>
              <w:top w:val="single" w:sz="4" w:space="0" w:color="auto"/>
              <w:left w:val="single" w:sz="4" w:space="0" w:color="auto"/>
            </w:tcBorders>
          </w:tcPr>
          <w:p w14:paraId="2A4FAD4A" w14:textId="77777777" w:rsidR="00895AB4" w:rsidRPr="00BD5FDB" w:rsidRDefault="000D4A1B" w:rsidP="00E13C84">
            <w:pPr>
              <w:pStyle w:val="Other0"/>
            </w:pPr>
            <w:r w:rsidRPr="00BD5FDB">
              <w:rPr>
                <w:rStyle w:val="Other"/>
              </w:rPr>
              <w:t>API_2312_SIDES_TOO_MANY _COMPETENCIES_ERROR</w:t>
            </w:r>
          </w:p>
        </w:tc>
        <w:tc>
          <w:tcPr>
            <w:tcW w:w="2938" w:type="dxa"/>
            <w:tcBorders>
              <w:top w:val="single" w:sz="4" w:space="0" w:color="auto"/>
              <w:left w:val="single" w:sz="4" w:space="0" w:color="auto"/>
            </w:tcBorders>
          </w:tcPr>
          <w:p w14:paraId="4DB7B411" w14:textId="77777777" w:rsidR="00895AB4" w:rsidRPr="00BD5FDB" w:rsidRDefault="000D4A1B" w:rsidP="00E13C84">
            <w:pPr>
              <w:pStyle w:val="Other0"/>
            </w:pPr>
            <w:r w:rsidRPr="00BD5FDB">
              <w:rPr>
                <w:rStyle w:val="Other"/>
              </w:rPr>
              <w:t>Several Competency elements have been supplied, but only one is authorised.</w:t>
            </w:r>
          </w:p>
        </w:tc>
        <w:tc>
          <w:tcPr>
            <w:tcW w:w="2995" w:type="dxa"/>
            <w:tcBorders>
              <w:top w:val="single" w:sz="4" w:space="0" w:color="auto"/>
              <w:left w:val="single" w:sz="4" w:space="0" w:color="auto"/>
              <w:right w:val="single" w:sz="4" w:space="0" w:color="auto"/>
            </w:tcBorders>
          </w:tcPr>
          <w:p w14:paraId="1B83D542" w14:textId="77777777" w:rsidR="00895AB4" w:rsidRPr="00BD5FDB" w:rsidRDefault="000D4A1B" w:rsidP="00E13C84">
            <w:pPr>
              <w:pStyle w:val="Other0"/>
            </w:pPr>
            <w:r w:rsidRPr="00BD5FDB">
              <w:rPr>
                <w:rStyle w:val="Other"/>
              </w:rPr>
              <w:t>Check the SIDES mapping.</w:t>
            </w:r>
          </w:p>
        </w:tc>
      </w:tr>
      <w:tr w:rsidR="00895AB4" w:rsidRPr="00BD5FDB" w14:paraId="321479AD" w14:textId="77777777" w:rsidTr="00E13C84">
        <w:trPr>
          <w:jc w:val="center"/>
        </w:trPr>
        <w:tc>
          <w:tcPr>
            <w:tcW w:w="518" w:type="dxa"/>
            <w:tcBorders>
              <w:top w:val="single" w:sz="4" w:space="0" w:color="auto"/>
              <w:left w:val="single" w:sz="4" w:space="0" w:color="auto"/>
            </w:tcBorders>
          </w:tcPr>
          <w:p w14:paraId="26B1299E" w14:textId="77777777" w:rsidR="00895AB4" w:rsidRPr="00BD5FDB" w:rsidRDefault="000D4A1B" w:rsidP="00E13C84">
            <w:pPr>
              <w:pStyle w:val="Other0"/>
            </w:pPr>
            <w:r w:rsidRPr="00BD5FDB">
              <w:rPr>
                <w:rStyle w:val="Other"/>
                <w:lang w:val="fr-FR"/>
              </w:rPr>
              <w:t>2313</w:t>
            </w:r>
          </w:p>
        </w:tc>
        <w:tc>
          <w:tcPr>
            <w:tcW w:w="3869" w:type="dxa"/>
            <w:tcBorders>
              <w:top w:val="single" w:sz="4" w:space="0" w:color="auto"/>
              <w:left w:val="single" w:sz="4" w:space="0" w:color="auto"/>
            </w:tcBorders>
          </w:tcPr>
          <w:p w14:paraId="75964C17" w14:textId="77777777" w:rsidR="00895AB4" w:rsidRPr="00BD5FDB" w:rsidRDefault="000D4A1B" w:rsidP="00E13C84">
            <w:pPr>
              <w:pStyle w:val="Other0"/>
            </w:pPr>
            <w:r w:rsidRPr="00BD5FDB">
              <w:rPr>
                <w:rStyle w:val="Other"/>
              </w:rPr>
              <w:t>API_2313_SIDES_MISSING_COMPETENCY _EVIDENCE_ERROR</w:t>
            </w:r>
          </w:p>
        </w:tc>
        <w:tc>
          <w:tcPr>
            <w:tcW w:w="2938" w:type="dxa"/>
            <w:tcBorders>
              <w:top w:val="single" w:sz="4" w:space="0" w:color="auto"/>
              <w:left w:val="single" w:sz="4" w:space="0" w:color="auto"/>
            </w:tcBorders>
          </w:tcPr>
          <w:p w14:paraId="21F20951" w14:textId="77777777" w:rsidR="00895AB4" w:rsidRPr="00BD5FDB" w:rsidRDefault="000D4A1B" w:rsidP="00E13C84">
            <w:pPr>
              <w:pStyle w:val="Other0"/>
            </w:pPr>
            <w:r w:rsidRPr="00BD5FDB">
              <w:rPr>
                <w:rStyle w:val="Other"/>
              </w:rPr>
              <w:t>The required CompetencyEvidence element has not been supplied.</w:t>
            </w:r>
          </w:p>
        </w:tc>
        <w:tc>
          <w:tcPr>
            <w:tcW w:w="2995" w:type="dxa"/>
            <w:tcBorders>
              <w:top w:val="single" w:sz="4" w:space="0" w:color="auto"/>
              <w:left w:val="single" w:sz="4" w:space="0" w:color="auto"/>
              <w:right w:val="single" w:sz="4" w:space="0" w:color="auto"/>
            </w:tcBorders>
          </w:tcPr>
          <w:p w14:paraId="5D5C1EBF" w14:textId="77777777" w:rsidR="00895AB4" w:rsidRPr="00BD5FDB" w:rsidRDefault="000D4A1B" w:rsidP="00E13C84">
            <w:pPr>
              <w:pStyle w:val="Other0"/>
            </w:pPr>
            <w:r w:rsidRPr="00BD5FDB">
              <w:rPr>
                <w:rStyle w:val="Other"/>
              </w:rPr>
              <w:t>Check the SIDES mapping.</w:t>
            </w:r>
          </w:p>
        </w:tc>
      </w:tr>
      <w:tr w:rsidR="00895AB4" w:rsidRPr="00BD5FDB" w14:paraId="7437B531" w14:textId="77777777" w:rsidTr="00E13C84">
        <w:trPr>
          <w:jc w:val="center"/>
        </w:trPr>
        <w:tc>
          <w:tcPr>
            <w:tcW w:w="518" w:type="dxa"/>
            <w:tcBorders>
              <w:top w:val="single" w:sz="4" w:space="0" w:color="auto"/>
              <w:left w:val="single" w:sz="4" w:space="0" w:color="auto"/>
            </w:tcBorders>
          </w:tcPr>
          <w:p w14:paraId="568CB817" w14:textId="77777777" w:rsidR="00895AB4" w:rsidRPr="00BD5FDB" w:rsidRDefault="000D4A1B" w:rsidP="00E13C84">
            <w:pPr>
              <w:pStyle w:val="Other0"/>
            </w:pPr>
            <w:r w:rsidRPr="00BD5FDB">
              <w:rPr>
                <w:rStyle w:val="Other"/>
                <w:lang w:val="fr-FR"/>
              </w:rPr>
              <w:t>2314</w:t>
            </w:r>
          </w:p>
        </w:tc>
        <w:tc>
          <w:tcPr>
            <w:tcW w:w="3869" w:type="dxa"/>
            <w:tcBorders>
              <w:top w:val="single" w:sz="4" w:space="0" w:color="auto"/>
              <w:left w:val="single" w:sz="4" w:space="0" w:color="auto"/>
            </w:tcBorders>
          </w:tcPr>
          <w:p w14:paraId="6F7F26D0" w14:textId="77777777" w:rsidR="00895AB4" w:rsidRPr="00BD5FDB" w:rsidRDefault="000D4A1B" w:rsidP="00E13C84">
            <w:pPr>
              <w:pStyle w:val="Other0"/>
            </w:pPr>
            <w:r w:rsidRPr="00BD5FDB">
              <w:rPr>
                <w:rStyle w:val="Other"/>
              </w:rPr>
              <w:t>API_2314_SIDES_TOO_MANY_COMPETENCY _EVIDENCES_ERROR</w:t>
            </w:r>
          </w:p>
        </w:tc>
        <w:tc>
          <w:tcPr>
            <w:tcW w:w="2938" w:type="dxa"/>
            <w:tcBorders>
              <w:top w:val="single" w:sz="4" w:space="0" w:color="auto"/>
              <w:left w:val="single" w:sz="4" w:space="0" w:color="auto"/>
            </w:tcBorders>
          </w:tcPr>
          <w:p w14:paraId="7C00FF4E" w14:textId="77777777" w:rsidR="00895AB4" w:rsidRPr="00BD5FDB" w:rsidRDefault="000D4A1B" w:rsidP="00E13C84">
            <w:pPr>
              <w:pStyle w:val="Other0"/>
            </w:pPr>
            <w:r w:rsidRPr="00BD5FDB">
              <w:rPr>
                <w:rStyle w:val="Other"/>
              </w:rPr>
              <w:t>Several elements</w:t>
            </w:r>
          </w:p>
          <w:p w14:paraId="4D4F5C61" w14:textId="77777777" w:rsidR="00895AB4" w:rsidRPr="00BD5FDB" w:rsidRDefault="000D4A1B" w:rsidP="00E13C84">
            <w:pPr>
              <w:pStyle w:val="Other0"/>
            </w:pPr>
            <w:r w:rsidRPr="00BD5FDB">
              <w:rPr>
                <w:rStyle w:val="Other"/>
              </w:rPr>
              <w:t>CompetencyEvidence have been supplied, but only one is allowed.</w:t>
            </w:r>
          </w:p>
        </w:tc>
        <w:tc>
          <w:tcPr>
            <w:tcW w:w="2995" w:type="dxa"/>
            <w:tcBorders>
              <w:top w:val="single" w:sz="4" w:space="0" w:color="auto"/>
              <w:left w:val="single" w:sz="4" w:space="0" w:color="auto"/>
              <w:right w:val="single" w:sz="4" w:space="0" w:color="auto"/>
            </w:tcBorders>
          </w:tcPr>
          <w:p w14:paraId="7897D79E" w14:textId="77777777" w:rsidR="00895AB4" w:rsidRPr="00BD5FDB" w:rsidRDefault="000D4A1B" w:rsidP="00E13C84">
            <w:pPr>
              <w:pStyle w:val="Other0"/>
            </w:pPr>
            <w:r w:rsidRPr="00BD5FDB">
              <w:rPr>
                <w:rStyle w:val="Other"/>
              </w:rPr>
              <w:t>Check the SIDES mapping.</w:t>
            </w:r>
          </w:p>
        </w:tc>
      </w:tr>
      <w:tr w:rsidR="00895AB4" w:rsidRPr="00BD5FDB" w14:paraId="22D46303" w14:textId="77777777" w:rsidTr="00E13C84">
        <w:trPr>
          <w:jc w:val="center"/>
        </w:trPr>
        <w:tc>
          <w:tcPr>
            <w:tcW w:w="518" w:type="dxa"/>
            <w:tcBorders>
              <w:top w:val="single" w:sz="4" w:space="0" w:color="auto"/>
              <w:left w:val="single" w:sz="4" w:space="0" w:color="auto"/>
            </w:tcBorders>
          </w:tcPr>
          <w:p w14:paraId="182F0F1E" w14:textId="77777777" w:rsidR="00895AB4" w:rsidRPr="00BD5FDB" w:rsidRDefault="000D4A1B" w:rsidP="00E13C84">
            <w:pPr>
              <w:pStyle w:val="Other0"/>
            </w:pPr>
            <w:r w:rsidRPr="00BD5FDB">
              <w:rPr>
                <w:rStyle w:val="Other"/>
                <w:lang w:val="fr-FR"/>
              </w:rPr>
              <w:t>2315</w:t>
            </w:r>
          </w:p>
        </w:tc>
        <w:tc>
          <w:tcPr>
            <w:tcW w:w="3869" w:type="dxa"/>
            <w:tcBorders>
              <w:top w:val="single" w:sz="4" w:space="0" w:color="auto"/>
              <w:left w:val="single" w:sz="4" w:space="0" w:color="auto"/>
            </w:tcBorders>
          </w:tcPr>
          <w:p w14:paraId="60639E2E" w14:textId="77777777" w:rsidR="00895AB4" w:rsidRPr="00BD5FDB" w:rsidRDefault="000D4A1B" w:rsidP="00E13C84">
            <w:pPr>
              <w:pStyle w:val="Other0"/>
            </w:pPr>
            <w:r w:rsidRPr="00BD5FDB">
              <w:rPr>
                <w:rStyle w:val="Other"/>
              </w:rPr>
              <w:t>API_2315_SIDES_MISSING_COMPETENCY _EVIDENCE_STRING_VALUE_ERROR</w:t>
            </w:r>
          </w:p>
        </w:tc>
        <w:tc>
          <w:tcPr>
            <w:tcW w:w="2938" w:type="dxa"/>
            <w:tcBorders>
              <w:top w:val="single" w:sz="4" w:space="0" w:color="auto"/>
              <w:left w:val="single" w:sz="4" w:space="0" w:color="auto"/>
            </w:tcBorders>
          </w:tcPr>
          <w:p w14:paraId="68B831F6" w14:textId="77777777" w:rsidR="00895AB4" w:rsidRPr="00BD5FDB" w:rsidRDefault="000D4A1B" w:rsidP="00E13C84">
            <w:pPr>
              <w:pStyle w:val="Other0"/>
            </w:pPr>
            <w:r w:rsidRPr="00BD5FDB">
              <w:rPr>
                <w:rStyle w:val="Other"/>
              </w:rPr>
              <w:t>The required element StringValue has not been supplied.</w:t>
            </w:r>
          </w:p>
        </w:tc>
        <w:tc>
          <w:tcPr>
            <w:tcW w:w="2995" w:type="dxa"/>
            <w:tcBorders>
              <w:top w:val="single" w:sz="4" w:space="0" w:color="auto"/>
              <w:left w:val="single" w:sz="4" w:space="0" w:color="auto"/>
              <w:right w:val="single" w:sz="4" w:space="0" w:color="auto"/>
            </w:tcBorders>
          </w:tcPr>
          <w:p w14:paraId="7D618FBE" w14:textId="77777777" w:rsidR="00895AB4" w:rsidRPr="00BD5FDB" w:rsidRDefault="000D4A1B" w:rsidP="00E13C84">
            <w:pPr>
              <w:pStyle w:val="Other0"/>
            </w:pPr>
            <w:r w:rsidRPr="00BD5FDB">
              <w:rPr>
                <w:rStyle w:val="Other"/>
              </w:rPr>
              <w:t>Check the SIDES mapping.</w:t>
            </w:r>
          </w:p>
        </w:tc>
      </w:tr>
      <w:tr w:rsidR="00895AB4" w:rsidRPr="00BD5FDB" w14:paraId="1BC89936" w14:textId="77777777" w:rsidTr="00E13C84">
        <w:trPr>
          <w:jc w:val="center"/>
        </w:trPr>
        <w:tc>
          <w:tcPr>
            <w:tcW w:w="518" w:type="dxa"/>
            <w:tcBorders>
              <w:top w:val="single" w:sz="4" w:space="0" w:color="auto"/>
              <w:left w:val="single" w:sz="4" w:space="0" w:color="auto"/>
            </w:tcBorders>
          </w:tcPr>
          <w:p w14:paraId="48E72EA6" w14:textId="77777777" w:rsidR="00895AB4" w:rsidRPr="00BD5FDB" w:rsidRDefault="000D4A1B" w:rsidP="00E13C84">
            <w:pPr>
              <w:pStyle w:val="Other0"/>
            </w:pPr>
            <w:r w:rsidRPr="00BD5FDB">
              <w:rPr>
                <w:rStyle w:val="Other"/>
                <w:lang w:val="fr-FR"/>
              </w:rPr>
              <w:t>2316</w:t>
            </w:r>
          </w:p>
        </w:tc>
        <w:tc>
          <w:tcPr>
            <w:tcW w:w="3869" w:type="dxa"/>
            <w:tcBorders>
              <w:top w:val="single" w:sz="4" w:space="0" w:color="auto"/>
              <w:left w:val="single" w:sz="4" w:space="0" w:color="auto"/>
            </w:tcBorders>
          </w:tcPr>
          <w:p w14:paraId="67F577DC" w14:textId="77777777" w:rsidR="00895AB4" w:rsidRPr="00BD5FDB" w:rsidRDefault="000D4A1B" w:rsidP="00E13C84">
            <w:pPr>
              <w:pStyle w:val="Other0"/>
            </w:pPr>
            <w:r w:rsidRPr="00BD5FDB">
              <w:rPr>
                <w:rStyle w:val="Other"/>
              </w:rPr>
              <w:t>API_2316_SIDES_WRONG_POSITION _REQUIREMENTS_ERROR</w:t>
            </w:r>
          </w:p>
        </w:tc>
        <w:tc>
          <w:tcPr>
            <w:tcW w:w="2938" w:type="dxa"/>
            <w:tcBorders>
              <w:top w:val="single" w:sz="4" w:space="0" w:color="auto"/>
              <w:left w:val="single" w:sz="4" w:space="0" w:color="auto"/>
            </w:tcBorders>
          </w:tcPr>
          <w:p w14:paraId="4F041FCB" w14:textId="77777777" w:rsidR="00895AB4" w:rsidRPr="00BD5FDB" w:rsidRDefault="000D4A1B" w:rsidP="00E13C84">
            <w:pPr>
              <w:pStyle w:val="Other0"/>
            </w:pPr>
            <w:r w:rsidRPr="00BD5FDB">
              <w:rPr>
                <w:rStyle w:val="Other"/>
              </w:rPr>
              <w:t>The resumeRequired and interviewRequired attributes of the PositionRequirements element do not contain the expected value.</w:t>
            </w:r>
          </w:p>
        </w:tc>
        <w:tc>
          <w:tcPr>
            <w:tcW w:w="2995" w:type="dxa"/>
            <w:tcBorders>
              <w:top w:val="single" w:sz="4" w:space="0" w:color="auto"/>
              <w:left w:val="single" w:sz="4" w:space="0" w:color="auto"/>
              <w:right w:val="single" w:sz="4" w:space="0" w:color="auto"/>
            </w:tcBorders>
          </w:tcPr>
          <w:p w14:paraId="6C4485A9" w14:textId="77777777" w:rsidR="00895AB4" w:rsidRPr="00BD5FDB" w:rsidRDefault="000D4A1B" w:rsidP="00E13C84">
            <w:pPr>
              <w:pStyle w:val="Other0"/>
            </w:pPr>
            <w:r w:rsidRPr="00BD5FDB">
              <w:rPr>
                <w:rStyle w:val="Other"/>
              </w:rPr>
              <w:t>Check the SIDES mapping.</w:t>
            </w:r>
          </w:p>
        </w:tc>
      </w:tr>
      <w:tr w:rsidR="00895AB4" w:rsidRPr="00BD5FDB" w14:paraId="0E70A42C" w14:textId="77777777" w:rsidTr="00E13C84">
        <w:trPr>
          <w:jc w:val="center"/>
        </w:trPr>
        <w:tc>
          <w:tcPr>
            <w:tcW w:w="518" w:type="dxa"/>
            <w:tcBorders>
              <w:top w:val="single" w:sz="4" w:space="0" w:color="auto"/>
              <w:left w:val="single" w:sz="4" w:space="0" w:color="auto"/>
            </w:tcBorders>
          </w:tcPr>
          <w:p w14:paraId="79AA66FC" w14:textId="77777777" w:rsidR="00895AB4" w:rsidRPr="00BD5FDB" w:rsidRDefault="000D4A1B" w:rsidP="00E13C84">
            <w:pPr>
              <w:pStyle w:val="Other0"/>
            </w:pPr>
            <w:r w:rsidRPr="00BD5FDB">
              <w:rPr>
                <w:rStyle w:val="Other"/>
                <w:lang w:val="fr-FR"/>
              </w:rPr>
              <w:t>2317</w:t>
            </w:r>
          </w:p>
        </w:tc>
        <w:tc>
          <w:tcPr>
            <w:tcW w:w="3869" w:type="dxa"/>
            <w:tcBorders>
              <w:top w:val="single" w:sz="4" w:space="0" w:color="auto"/>
              <w:left w:val="single" w:sz="4" w:space="0" w:color="auto"/>
            </w:tcBorders>
          </w:tcPr>
          <w:p w14:paraId="193DBE7F" w14:textId="77777777" w:rsidR="00895AB4" w:rsidRPr="00BD5FDB" w:rsidRDefault="000D4A1B" w:rsidP="00E13C84">
            <w:pPr>
              <w:pStyle w:val="Other0"/>
            </w:pPr>
            <w:r w:rsidRPr="00BD5FDB">
              <w:rPr>
                <w:rStyle w:val="Other"/>
              </w:rPr>
              <w:t>API_2317_SIDES_EMPTY_WORK_SITE _NAME_ERROR</w:t>
            </w:r>
          </w:p>
        </w:tc>
        <w:tc>
          <w:tcPr>
            <w:tcW w:w="2938" w:type="dxa"/>
            <w:tcBorders>
              <w:top w:val="single" w:sz="4" w:space="0" w:color="auto"/>
              <w:left w:val="single" w:sz="4" w:space="0" w:color="auto"/>
            </w:tcBorders>
          </w:tcPr>
          <w:p w14:paraId="70C1C5CE" w14:textId="77777777" w:rsidR="00895AB4" w:rsidRPr="00BD5FDB" w:rsidRDefault="000D4A1B" w:rsidP="00E13C84">
            <w:pPr>
              <w:pStyle w:val="Other0"/>
            </w:pPr>
            <w:r w:rsidRPr="00BD5FDB">
              <w:rPr>
                <w:rStyle w:val="Other"/>
              </w:rPr>
              <w:t>The WorkSiteName element is empty.</w:t>
            </w:r>
          </w:p>
        </w:tc>
        <w:tc>
          <w:tcPr>
            <w:tcW w:w="2995" w:type="dxa"/>
            <w:tcBorders>
              <w:top w:val="single" w:sz="4" w:space="0" w:color="auto"/>
              <w:left w:val="single" w:sz="4" w:space="0" w:color="auto"/>
              <w:right w:val="single" w:sz="4" w:space="0" w:color="auto"/>
            </w:tcBorders>
          </w:tcPr>
          <w:p w14:paraId="54CE6E77" w14:textId="77777777" w:rsidR="00895AB4" w:rsidRPr="00BD5FDB" w:rsidRDefault="000D4A1B" w:rsidP="00E13C84">
            <w:pPr>
              <w:pStyle w:val="Other0"/>
            </w:pPr>
            <w:r w:rsidRPr="00BD5FDB">
              <w:rPr>
                <w:rStyle w:val="Other"/>
              </w:rPr>
              <w:t>You must provide a place name.</w:t>
            </w:r>
          </w:p>
        </w:tc>
      </w:tr>
      <w:tr w:rsidR="00895AB4" w:rsidRPr="00BD5FDB" w14:paraId="544EDBCA" w14:textId="77777777" w:rsidTr="00E13C84">
        <w:trPr>
          <w:jc w:val="center"/>
        </w:trPr>
        <w:tc>
          <w:tcPr>
            <w:tcW w:w="518" w:type="dxa"/>
            <w:tcBorders>
              <w:top w:val="single" w:sz="4" w:space="0" w:color="auto"/>
              <w:left w:val="single" w:sz="4" w:space="0" w:color="auto"/>
            </w:tcBorders>
          </w:tcPr>
          <w:p w14:paraId="1256F6C4" w14:textId="77777777" w:rsidR="00895AB4" w:rsidRPr="00BD5FDB" w:rsidRDefault="000D4A1B" w:rsidP="00E13C84">
            <w:pPr>
              <w:pStyle w:val="Other0"/>
            </w:pPr>
            <w:r w:rsidRPr="00BD5FDB">
              <w:rPr>
                <w:rStyle w:val="Other"/>
                <w:lang w:val="fr-FR"/>
              </w:rPr>
              <w:t>2318</w:t>
            </w:r>
          </w:p>
        </w:tc>
        <w:tc>
          <w:tcPr>
            <w:tcW w:w="3869" w:type="dxa"/>
            <w:tcBorders>
              <w:top w:val="single" w:sz="4" w:space="0" w:color="auto"/>
              <w:left w:val="single" w:sz="4" w:space="0" w:color="auto"/>
            </w:tcBorders>
          </w:tcPr>
          <w:p w14:paraId="2D457B52" w14:textId="77777777" w:rsidR="00895AB4" w:rsidRPr="00BD5FDB" w:rsidRDefault="000D4A1B" w:rsidP="00E13C84">
            <w:pPr>
              <w:pStyle w:val="Other0"/>
            </w:pPr>
            <w:r w:rsidRPr="00BD5FDB">
              <w:rPr>
                <w:rStyle w:val="Other"/>
              </w:rPr>
              <w:t>API_2318_SIDES_MISSING_WORK_SITE _ID_ERROR</w:t>
            </w:r>
          </w:p>
        </w:tc>
        <w:tc>
          <w:tcPr>
            <w:tcW w:w="2938" w:type="dxa"/>
            <w:tcBorders>
              <w:top w:val="single" w:sz="4" w:space="0" w:color="auto"/>
              <w:left w:val="single" w:sz="4" w:space="0" w:color="auto"/>
            </w:tcBorders>
          </w:tcPr>
          <w:p w14:paraId="5D98C284" w14:textId="77777777" w:rsidR="00895AB4" w:rsidRPr="00BD5FDB" w:rsidRDefault="000D4A1B" w:rsidP="00E13C84">
            <w:pPr>
              <w:pStyle w:val="Other0"/>
            </w:pPr>
            <w:r w:rsidRPr="00BD5FDB">
              <w:rPr>
                <w:rStyle w:val="Other"/>
              </w:rPr>
              <w:t>The Id element of the WorkSiteId element has not been supplied.</w:t>
            </w:r>
          </w:p>
        </w:tc>
        <w:tc>
          <w:tcPr>
            <w:tcW w:w="2995" w:type="dxa"/>
            <w:tcBorders>
              <w:top w:val="single" w:sz="4" w:space="0" w:color="auto"/>
              <w:left w:val="single" w:sz="4" w:space="0" w:color="auto"/>
              <w:right w:val="single" w:sz="4" w:space="0" w:color="auto"/>
            </w:tcBorders>
          </w:tcPr>
          <w:p w14:paraId="486B37F7" w14:textId="77777777" w:rsidR="00895AB4" w:rsidRPr="00BD5FDB" w:rsidRDefault="000D4A1B" w:rsidP="00E13C84">
            <w:pPr>
              <w:pStyle w:val="Other0"/>
            </w:pPr>
            <w:r w:rsidRPr="00BD5FDB">
              <w:rPr>
                <w:rStyle w:val="Other"/>
              </w:rPr>
              <w:t>Check the SIDES mapping.</w:t>
            </w:r>
          </w:p>
        </w:tc>
      </w:tr>
      <w:tr w:rsidR="00895AB4" w:rsidRPr="00BD5FDB" w14:paraId="3FCEE94C" w14:textId="77777777" w:rsidTr="00E13C84">
        <w:trPr>
          <w:jc w:val="center"/>
        </w:trPr>
        <w:tc>
          <w:tcPr>
            <w:tcW w:w="518" w:type="dxa"/>
            <w:tcBorders>
              <w:top w:val="single" w:sz="4" w:space="0" w:color="auto"/>
              <w:left w:val="single" w:sz="4" w:space="0" w:color="auto"/>
            </w:tcBorders>
          </w:tcPr>
          <w:p w14:paraId="7052C526" w14:textId="77777777" w:rsidR="00895AB4" w:rsidRPr="00BD5FDB" w:rsidRDefault="000D4A1B" w:rsidP="00E13C84">
            <w:pPr>
              <w:pStyle w:val="Other0"/>
            </w:pPr>
            <w:r w:rsidRPr="00BD5FDB">
              <w:rPr>
                <w:rStyle w:val="Other"/>
                <w:lang w:val="fr-FR"/>
              </w:rPr>
              <w:t>2319</w:t>
            </w:r>
          </w:p>
        </w:tc>
        <w:tc>
          <w:tcPr>
            <w:tcW w:w="3869" w:type="dxa"/>
            <w:tcBorders>
              <w:top w:val="single" w:sz="4" w:space="0" w:color="auto"/>
              <w:left w:val="single" w:sz="4" w:space="0" w:color="auto"/>
            </w:tcBorders>
          </w:tcPr>
          <w:p w14:paraId="32622ACE" w14:textId="77777777" w:rsidR="00895AB4" w:rsidRPr="00BD5FDB" w:rsidRDefault="000D4A1B" w:rsidP="00E13C84">
            <w:pPr>
              <w:pStyle w:val="Other0"/>
            </w:pPr>
            <w:r w:rsidRPr="00BD5FDB">
              <w:rPr>
                <w:rStyle w:val="Other"/>
              </w:rPr>
              <w:t>API_2319_SIDES_MISSING_WORK_SITE _ID_DOMAIN_ERROR</w:t>
            </w:r>
          </w:p>
        </w:tc>
        <w:tc>
          <w:tcPr>
            <w:tcW w:w="2938" w:type="dxa"/>
            <w:tcBorders>
              <w:top w:val="single" w:sz="4" w:space="0" w:color="auto"/>
              <w:left w:val="single" w:sz="4" w:space="0" w:color="auto"/>
            </w:tcBorders>
          </w:tcPr>
          <w:p w14:paraId="7B10FF2B" w14:textId="77777777" w:rsidR="00895AB4" w:rsidRPr="00BD5FDB" w:rsidRDefault="000D4A1B" w:rsidP="00E13C84">
            <w:pPr>
              <w:pStyle w:val="Other0"/>
            </w:pPr>
            <w:r w:rsidRPr="00BD5FDB">
              <w:rPr>
                <w:rStyle w:val="Other"/>
              </w:rPr>
              <w:t>The Domain element of the WorkSiteId element has not been supplied.</w:t>
            </w:r>
          </w:p>
        </w:tc>
        <w:tc>
          <w:tcPr>
            <w:tcW w:w="2995" w:type="dxa"/>
            <w:tcBorders>
              <w:top w:val="single" w:sz="4" w:space="0" w:color="auto"/>
              <w:left w:val="single" w:sz="4" w:space="0" w:color="auto"/>
              <w:right w:val="single" w:sz="4" w:space="0" w:color="auto"/>
            </w:tcBorders>
          </w:tcPr>
          <w:p w14:paraId="561A08C2" w14:textId="77777777" w:rsidR="00895AB4" w:rsidRPr="00BD5FDB" w:rsidRDefault="000D4A1B" w:rsidP="00E13C84">
            <w:pPr>
              <w:pStyle w:val="Other0"/>
            </w:pPr>
            <w:r w:rsidRPr="00BD5FDB">
              <w:rPr>
                <w:rStyle w:val="Other"/>
              </w:rPr>
              <w:t>Check the SIDES mapping.</w:t>
            </w:r>
          </w:p>
        </w:tc>
      </w:tr>
      <w:tr w:rsidR="00895AB4" w:rsidRPr="00BD5FDB" w14:paraId="51EF97B0" w14:textId="77777777" w:rsidTr="00E13C84">
        <w:trPr>
          <w:jc w:val="center"/>
        </w:trPr>
        <w:tc>
          <w:tcPr>
            <w:tcW w:w="518" w:type="dxa"/>
            <w:tcBorders>
              <w:top w:val="single" w:sz="4" w:space="0" w:color="auto"/>
              <w:left w:val="single" w:sz="4" w:space="0" w:color="auto"/>
            </w:tcBorders>
          </w:tcPr>
          <w:p w14:paraId="7FD8D4E2" w14:textId="77777777" w:rsidR="00895AB4" w:rsidRPr="00BD5FDB" w:rsidRDefault="000D4A1B" w:rsidP="00E13C84">
            <w:pPr>
              <w:pStyle w:val="Other0"/>
            </w:pPr>
            <w:r w:rsidRPr="00BD5FDB">
              <w:rPr>
                <w:rStyle w:val="Other"/>
                <w:lang w:val="fr-FR"/>
              </w:rPr>
              <w:t>2320</w:t>
            </w:r>
          </w:p>
        </w:tc>
        <w:tc>
          <w:tcPr>
            <w:tcW w:w="3869" w:type="dxa"/>
            <w:tcBorders>
              <w:top w:val="single" w:sz="4" w:space="0" w:color="auto"/>
              <w:left w:val="single" w:sz="4" w:space="0" w:color="auto"/>
            </w:tcBorders>
          </w:tcPr>
          <w:p w14:paraId="3C6BDEDC" w14:textId="77777777" w:rsidR="00895AB4" w:rsidRPr="00BD5FDB" w:rsidRDefault="000D4A1B" w:rsidP="00E13C84">
            <w:pPr>
              <w:pStyle w:val="Other0"/>
            </w:pPr>
            <w:r w:rsidRPr="00BD5FDB">
              <w:rPr>
                <w:rStyle w:val="Other"/>
              </w:rPr>
              <w:t>API_2320_SIDES_WRONG_WORK_SITE _ID_ISSUER_ERROR</w:t>
            </w:r>
          </w:p>
        </w:tc>
        <w:tc>
          <w:tcPr>
            <w:tcW w:w="2938" w:type="dxa"/>
            <w:tcBorders>
              <w:top w:val="single" w:sz="4" w:space="0" w:color="auto"/>
              <w:left w:val="single" w:sz="4" w:space="0" w:color="auto"/>
            </w:tcBorders>
          </w:tcPr>
          <w:p w14:paraId="11516209" w14:textId="77777777" w:rsidR="00895AB4" w:rsidRPr="00BD5FDB" w:rsidRDefault="000D4A1B" w:rsidP="00E13C84">
            <w:pPr>
              <w:pStyle w:val="Other0"/>
            </w:pPr>
            <w:r w:rsidRPr="00BD5FDB">
              <w:rPr>
                <w:rStyle w:val="Other"/>
              </w:rPr>
              <w:t>The IdIssuer element of the Domain element is incorrect.</w:t>
            </w:r>
          </w:p>
        </w:tc>
        <w:tc>
          <w:tcPr>
            <w:tcW w:w="2995" w:type="dxa"/>
            <w:tcBorders>
              <w:top w:val="single" w:sz="4" w:space="0" w:color="auto"/>
              <w:left w:val="single" w:sz="4" w:space="0" w:color="auto"/>
              <w:right w:val="single" w:sz="4" w:space="0" w:color="auto"/>
            </w:tcBorders>
          </w:tcPr>
          <w:p w14:paraId="7A2AAB03" w14:textId="77777777" w:rsidR="00895AB4" w:rsidRPr="00BD5FDB" w:rsidRDefault="000D4A1B" w:rsidP="00E13C84">
            <w:pPr>
              <w:pStyle w:val="Other0"/>
            </w:pPr>
            <w:r w:rsidRPr="00BD5FDB">
              <w:rPr>
                <w:rStyle w:val="Other"/>
              </w:rPr>
              <w:t>Check the SIDES mapping.</w:t>
            </w:r>
          </w:p>
        </w:tc>
      </w:tr>
      <w:tr w:rsidR="00895AB4" w:rsidRPr="00BD5FDB" w14:paraId="617FF4DA" w14:textId="77777777" w:rsidTr="00E13C84">
        <w:trPr>
          <w:jc w:val="center"/>
        </w:trPr>
        <w:tc>
          <w:tcPr>
            <w:tcW w:w="518" w:type="dxa"/>
            <w:tcBorders>
              <w:top w:val="single" w:sz="4" w:space="0" w:color="auto"/>
              <w:left w:val="single" w:sz="4" w:space="0" w:color="auto"/>
            </w:tcBorders>
          </w:tcPr>
          <w:p w14:paraId="6F9B0FAE" w14:textId="77777777" w:rsidR="00895AB4" w:rsidRPr="00BD5FDB" w:rsidRDefault="000D4A1B" w:rsidP="00E13C84">
            <w:pPr>
              <w:pStyle w:val="Other0"/>
            </w:pPr>
            <w:r w:rsidRPr="00BD5FDB">
              <w:rPr>
                <w:rStyle w:val="Other"/>
                <w:lang w:val="fr-FR"/>
              </w:rPr>
              <w:t>2321</w:t>
            </w:r>
          </w:p>
        </w:tc>
        <w:tc>
          <w:tcPr>
            <w:tcW w:w="3869" w:type="dxa"/>
            <w:tcBorders>
              <w:top w:val="single" w:sz="4" w:space="0" w:color="auto"/>
              <w:left w:val="single" w:sz="4" w:space="0" w:color="auto"/>
            </w:tcBorders>
          </w:tcPr>
          <w:p w14:paraId="2AB570C3" w14:textId="77777777" w:rsidR="00895AB4" w:rsidRPr="00BD5FDB" w:rsidRDefault="000D4A1B" w:rsidP="00E13C84">
            <w:pPr>
              <w:pStyle w:val="Other0"/>
            </w:pPr>
            <w:r w:rsidRPr="00BD5FDB">
              <w:rPr>
                <w:rStyle w:val="Other"/>
              </w:rPr>
              <w:t>API_2321_SIDES_WRONG_WORK_SITE _ID_TYPE_ERROR</w:t>
            </w:r>
          </w:p>
        </w:tc>
        <w:tc>
          <w:tcPr>
            <w:tcW w:w="2938" w:type="dxa"/>
            <w:tcBorders>
              <w:top w:val="single" w:sz="4" w:space="0" w:color="auto"/>
              <w:left w:val="single" w:sz="4" w:space="0" w:color="auto"/>
            </w:tcBorders>
          </w:tcPr>
          <w:p w14:paraId="0DB3A7B5" w14:textId="77777777" w:rsidR="00895AB4" w:rsidRPr="00BD5FDB" w:rsidRDefault="000D4A1B" w:rsidP="00E13C84">
            <w:pPr>
              <w:pStyle w:val="Other0"/>
            </w:pPr>
            <w:r w:rsidRPr="00BD5FDB">
              <w:rPr>
                <w:rStyle w:val="Other"/>
              </w:rPr>
              <w:t>The IdType element of the Domain element is incorrect.</w:t>
            </w:r>
          </w:p>
        </w:tc>
        <w:tc>
          <w:tcPr>
            <w:tcW w:w="2995" w:type="dxa"/>
            <w:tcBorders>
              <w:top w:val="single" w:sz="4" w:space="0" w:color="auto"/>
              <w:left w:val="single" w:sz="4" w:space="0" w:color="auto"/>
              <w:right w:val="single" w:sz="4" w:space="0" w:color="auto"/>
            </w:tcBorders>
          </w:tcPr>
          <w:p w14:paraId="40358D71" w14:textId="77777777" w:rsidR="00895AB4" w:rsidRPr="00BD5FDB" w:rsidRDefault="000D4A1B" w:rsidP="00E13C84">
            <w:pPr>
              <w:pStyle w:val="Other0"/>
            </w:pPr>
            <w:r w:rsidRPr="00BD5FDB">
              <w:rPr>
                <w:rStyle w:val="Other"/>
              </w:rPr>
              <w:t>Check the SIDES mapping.</w:t>
            </w:r>
          </w:p>
        </w:tc>
      </w:tr>
      <w:tr w:rsidR="00895AB4" w:rsidRPr="00BD5FDB" w14:paraId="4DFB63EA" w14:textId="77777777" w:rsidTr="00E13C84">
        <w:trPr>
          <w:jc w:val="center"/>
        </w:trPr>
        <w:tc>
          <w:tcPr>
            <w:tcW w:w="10320" w:type="dxa"/>
            <w:gridSpan w:val="4"/>
            <w:tcBorders>
              <w:top w:val="single" w:sz="4" w:space="0" w:color="auto"/>
              <w:bottom w:val="single" w:sz="4" w:space="0" w:color="auto"/>
            </w:tcBorders>
          </w:tcPr>
          <w:p w14:paraId="04E13002" w14:textId="77777777" w:rsidR="00895AB4" w:rsidRPr="00BD5FDB" w:rsidRDefault="00895AB4" w:rsidP="00E13C84">
            <w:pPr>
              <w:rPr>
                <w:sz w:val="10"/>
                <w:szCs w:val="10"/>
                <w:lang w:val="fr-FR"/>
              </w:rPr>
            </w:pPr>
          </w:p>
        </w:tc>
      </w:tr>
    </w:tbl>
    <w:p w14:paraId="4034E1C6" w14:textId="77777777" w:rsidR="00895AB4" w:rsidRPr="00BD5FDB" w:rsidRDefault="000D4A1B" w:rsidP="009710C9">
      <w:pPr>
        <w:rPr>
          <w:sz w:val="2"/>
          <w:szCs w:val="2"/>
        </w:rPr>
      </w:pPr>
      <w:r w:rsidRPr="00BD5FDB">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518"/>
        <w:gridCol w:w="3869"/>
        <w:gridCol w:w="2938"/>
        <w:gridCol w:w="2995"/>
      </w:tblGrid>
      <w:tr w:rsidR="00895AB4" w:rsidRPr="00BD5FDB" w14:paraId="764423FD" w14:textId="77777777" w:rsidTr="00E13C84">
        <w:trPr>
          <w:jc w:val="center"/>
        </w:trPr>
        <w:tc>
          <w:tcPr>
            <w:tcW w:w="518" w:type="dxa"/>
            <w:tcBorders>
              <w:top w:val="single" w:sz="4" w:space="0" w:color="auto"/>
              <w:left w:val="single" w:sz="4" w:space="0" w:color="auto"/>
            </w:tcBorders>
          </w:tcPr>
          <w:p w14:paraId="47C633A2" w14:textId="77777777" w:rsidR="00895AB4" w:rsidRPr="00BD5FDB" w:rsidRDefault="000D4A1B" w:rsidP="00E13C84">
            <w:pPr>
              <w:pStyle w:val="Other0"/>
            </w:pPr>
            <w:r w:rsidRPr="00BD5FDB">
              <w:rPr>
                <w:rStyle w:val="Other"/>
                <w:lang w:val="fr-FR"/>
              </w:rPr>
              <w:lastRenderedPageBreak/>
              <w:t>2322</w:t>
            </w:r>
          </w:p>
        </w:tc>
        <w:tc>
          <w:tcPr>
            <w:tcW w:w="3869" w:type="dxa"/>
            <w:tcBorders>
              <w:top w:val="single" w:sz="4" w:space="0" w:color="auto"/>
              <w:left w:val="single" w:sz="4" w:space="0" w:color="auto"/>
            </w:tcBorders>
          </w:tcPr>
          <w:p w14:paraId="19B7AB5D" w14:textId="77777777" w:rsidR="00895AB4" w:rsidRPr="00BD5FDB" w:rsidRDefault="000D4A1B" w:rsidP="00E13C84">
            <w:pPr>
              <w:pStyle w:val="Other0"/>
            </w:pPr>
            <w:r w:rsidRPr="00BD5FDB">
              <w:rPr>
                <w:rStyle w:val="Other"/>
              </w:rPr>
              <w:t>API_2322_SIDES_MISSING_WORK _SITE_ERROR</w:t>
            </w:r>
          </w:p>
        </w:tc>
        <w:tc>
          <w:tcPr>
            <w:tcW w:w="2938" w:type="dxa"/>
            <w:tcBorders>
              <w:top w:val="single" w:sz="4" w:space="0" w:color="auto"/>
              <w:left w:val="single" w:sz="4" w:space="0" w:color="auto"/>
            </w:tcBorders>
          </w:tcPr>
          <w:p w14:paraId="3635DCA3" w14:textId="4CFBAFF4" w:rsidR="00895AB4" w:rsidRPr="00BD5FDB" w:rsidRDefault="000D4A1B" w:rsidP="00E13C84">
            <w:pPr>
              <w:pStyle w:val="Other0"/>
            </w:pPr>
            <w:r w:rsidRPr="00BD5FDB">
              <w:rPr>
                <w:rStyle w:val="Other"/>
              </w:rPr>
              <w:t>The required WorkSite element has not been supplied.</w:t>
            </w:r>
          </w:p>
        </w:tc>
        <w:tc>
          <w:tcPr>
            <w:tcW w:w="2995" w:type="dxa"/>
            <w:tcBorders>
              <w:top w:val="single" w:sz="4" w:space="0" w:color="auto"/>
              <w:left w:val="single" w:sz="4" w:space="0" w:color="auto"/>
              <w:right w:val="single" w:sz="4" w:space="0" w:color="auto"/>
            </w:tcBorders>
          </w:tcPr>
          <w:p w14:paraId="4B5E287D" w14:textId="611DF835" w:rsidR="00895AB4" w:rsidRPr="00BD5FDB" w:rsidRDefault="00E13C84" w:rsidP="00E13C84">
            <w:pPr>
              <w:pStyle w:val="Other0"/>
              <w:ind w:right="201"/>
            </w:pPr>
            <w:r w:rsidRPr="00BD5FDB">
              <w:rPr>
                <w:rStyle w:val="Other"/>
              </w:rPr>
              <w:t>Check the SIDES mapping.</w:t>
            </w:r>
          </w:p>
        </w:tc>
      </w:tr>
      <w:tr w:rsidR="00895AB4" w:rsidRPr="00BD5FDB" w14:paraId="75598ED5" w14:textId="77777777" w:rsidTr="00E13C84">
        <w:trPr>
          <w:jc w:val="center"/>
        </w:trPr>
        <w:tc>
          <w:tcPr>
            <w:tcW w:w="518" w:type="dxa"/>
            <w:tcBorders>
              <w:top w:val="single" w:sz="4" w:space="0" w:color="auto"/>
              <w:left w:val="single" w:sz="4" w:space="0" w:color="auto"/>
            </w:tcBorders>
          </w:tcPr>
          <w:p w14:paraId="2F25A649" w14:textId="77777777" w:rsidR="00895AB4" w:rsidRPr="00BD5FDB" w:rsidRDefault="000D4A1B" w:rsidP="00E13C84">
            <w:pPr>
              <w:pStyle w:val="Other0"/>
            </w:pPr>
            <w:r w:rsidRPr="00BD5FDB">
              <w:rPr>
                <w:rStyle w:val="Other"/>
                <w:lang w:val="fr-FR"/>
              </w:rPr>
              <w:t>2332</w:t>
            </w:r>
          </w:p>
        </w:tc>
        <w:tc>
          <w:tcPr>
            <w:tcW w:w="3869" w:type="dxa"/>
            <w:tcBorders>
              <w:top w:val="single" w:sz="4" w:space="0" w:color="auto"/>
              <w:left w:val="single" w:sz="4" w:space="0" w:color="auto"/>
            </w:tcBorders>
          </w:tcPr>
          <w:p w14:paraId="5268FE48" w14:textId="77777777" w:rsidR="00895AB4" w:rsidRPr="00BD5FDB" w:rsidRDefault="000D4A1B" w:rsidP="00E13C84">
            <w:pPr>
              <w:pStyle w:val="Other0"/>
            </w:pPr>
            <w:r w:rsidRPr="00BD5FDB">
              <w:rPr>
                <w:rStyle w:val="Other"/>
                <w:lang w:val="fr-FR"/>
              </w:rPr>
              <w:t>API_2332_SIDES_WRONG_POSITION _QUANTITY_ERROR</w:t>
            </w:r>
          </w:p>
        </w:tc>
        <w:tc>
          <w:tcPr>
            <w:tcW w:w="2938" w:type="dxa"/>
            <w:tcBorders>
              <w:top w:val="single" w:sz="4" w:space="0" w:color="auto"/>
              <w:left w:val="single" w:sz="4" w:space="0" w:color="auto"/>
            </w:tcBorders>
          </w:tcPr>
          <w:p w14:paraId="20F0001A" w14:textId="77777777" w:rsidR="00895AB4" w:rsidRPr="00BD5FDB" w:rsidRDefault="000D4A1B" w:rsidP="00E13C84">
            <w:pPr>
              <w:pStyle w:val="Other0"/>
            </w:pPr>
            <w:r w:rsidRPr="00BD5FDB">
              <w:rPr>
                <w:rStyle w:val="Other"/>
              </w:rPr>
              <w:t>The value of the PositionQuantity element must be 1.</w:t>
            </w:r>
          </w:p>
        </w:tc>
        <w:tc>
          <w:tcPr>
            <w:tcW w:w="2995" w:type="dxa"/>
            <w:tcBorders>
              <w:top w:val="single" w:sz="4" w:space="0" w:color="auto"/>
              <w:left w:val="single" w:sz="4" w:space="0" w:color="auto"/>
              <w:right w:val="single" w:sz="4" w:space="0" w:color="auto"/>
            </w:tcBorders>
          </w:tcPr>
          <w:p w14:paraId="3240A729" w14:textId="77777777" w:rsidR="00895AB4" w:rsidRPr="00BD5FDB" w:rsidRDefault="000D4A1B" w:rsidP="00E13C84">
            <w:pPr>
              <w:pStyle w:val="Other0"/>
              <w:ind w:right="201"/>
            </w:pPr>
            <w:r w:rsidRPr="00BD5FDB">
              <w:rPr>
                <w:rStyle w:val="Other"/>
              </w:rPr>
              <w:t>Check the SIDES mapping.</w:t>
            </w:r>
          </w:p>
        </w:tc>
      </w:tr>
      <w:tr w:rsidR="00895AB4" w:rsidRPr="00BD5FDB" w14:paraId="6FB0A4D7" w14:textId="77777777" w:rsidTr="00E13C84">
        <w:trPr>
          <w:jc w:val="center"/>
        </w:trPr>
        <w:tc>
          <w:tcPr>
            <w:tcW w:w="518" w:type="dxa"/>
            <w:tcBorders>
              <w:top w:val="single" w:sz="4" w:space="0" w:color="auto"/>
              <w:left w:val="single" w:sz="4" w:space="0" w:color="auto"/>
            </w:tcBorders>
          </w:tcPr>
          <w:p w14:paraId="07C97167" w14:textId="77777777" w:rsidR="00895AB4" w:rsidRPr="00BD5FDB" w:rsidRDefault="000D4A1B" w:rsidP="00E13C84">
            <w:pPr>
              <w:pStyle w:val="Other0"/>
            </w:pPr>
            <w:r w:rsidRPr="00BD5FDB">
              <w:rPr>
                <w:rStyle w:val="Other"/>
                <w:lang w:val="fr-FR"/>
              </w:rPr>
              <w:t>2333</w:t>
            </w:r>
          </w:p>
        </w:tc>
        <w:tc>
          <w:tcPr>
            <w:tcW w:w="3869" w:type="dxa"/>
            <w:tcBorders>
              <w:top w:val="single" w:sz="4" w:space="0" w:color="auto"/>
              <w:left w:val="single" w:sz="4" w:space="0" w:color="auto"/>
            </w:tcBorders>
          </w:tcPr>
          <w:p w14:paraId="56101ECF" w14:textId="77777777" w:rsidR="00895AB4" w:rsidRPr="00BD5FDB" w:rsidRDefault="000D4A1B" w:rsidP="00E13C84">
            <w:pPr>
              <w:pStyle w:val="Other0"/>
            </w:pPr>
            <w:r w:rsidRPr="00BD5FDB">
              <w:rPr>
                <w:rStyle w:val="Other"/>
              </w:rPr>
              <w:t>API_2333_SIDES_TOO_MANY_STAFFING _POSITIONS_ERROR</w:t>
            </w:r>
          </w:p>
        </w:tc>
        <w:tc>
          <w:tcPr>
            <w:tcW w:w="2938" w:type="dxa"/>
            <w:tcBorders>
              <w:top w:val="single" w:sz="4" w:space="0" w:color="auto"/>
              <w:left w:val="single" w:sz="4" w:space="0" w:color="auto"/>
            </w:tcBorders>
          </w:tcPr>
          <w:p w14:paraId="437AD35A" w14:textId="77777777" w:rsidR="00895AB4" w:rsidRPr="00BD5FDB" w:rsidRDefault="000D4A1B" w:rsidP="00E13C84">
            <w:pPr>
              <w:pStyle w:val="Other0"/>
            </w:pPr>
            <w:r w:rsidRPr="00BD5FDB">
              <w:rPr>
                <w:rStyle w:val="Other"/>
              </w:rPr>
              <w:t>Several StaffingPosition elements have been supplied, but only one is authorised.</w:t>
            </w:r>
          </w:p>
        </w:tc>
        <w:tc>
          <w:tcPr>
            <w:tcW w:w="2995" w:type="dxa"/>
            <w:tcBorders>
              <w:top w:val="single" w:sz="4" w:space="0" w:color="auto"/>
              <w:left w:val="single" w:sz="4" w:space="0" w:color="auto"/>
              <w:right w:val="single" w:sz="4" w:space="0" w:color="auto"/>
            </w:tcBorders>
          </w:tcPr>
          <w:p w14:paraId="5A0AE99A" w14:textId="77777777" w:rsidR="00895AB4" w:rsidRPr="00BD5FDB" w:rsidRDefault="000D4A1B" w:rsidP="00E13C84">
            <w:pPr>
              <w:pStyle w:val="Other0"/>
              <w:ind w:right="201"/>
            </w:pPr>
            <w:r w:rsidRPr="00BD5FDB">
              <w:rPr>
                <w:rStyle w:val="Other"/>
              </w:rPr>
              <w:t>Check the SIDES mapping.</w:t>
            </w:r>
          </w:p>
        </w:tc>
      </w:tr>
      <w:tr w:rsidR="00895AB4" w:rsidRPr="00BD5FDB" w14:paraId="68CEC1D0" w14:textId="77777777" w:rsidTr="00E13C84">
        <w:trPr>
          <w:jc w:val="center"/>
        </w:trPr>
        <w:tc>
          <w:tcPr>
            <w:tcW w:w="518" w:type="dxa"/>
            <w:tcBorders>
              <w:top w:val="single" w:sz="4" w:space="0" w:color="auto"/>
              <w:left w:val="single" w:sz="4" w:space="0" w:color="auto"/>
            </w:tcBorders>
          </w:tcPr>
          <w:p w14:paraId="66B0BB86" w14:textId="77777777" w:rsidR="00895AB4" w:rsidRPr="00BD5FDB" w:rsidRDefault="000D4A1B" w:rsidP="00E13C84">
            <w:pPr>
              <w:pStyle w:val="Other0"/>
            </w:pPr>
            <w:r w:rsidRPr="00BD5FDB">
              <w:rPr>
                <w:rStyle w:val="Other"/>
                <w:lang w:val="fr-FR"/>
              </w:rPr>
              <w:t>2340</w:t>
            </w:r>
          </w:p>
        </w:tc>
        <w:tc>
          <w:tcPr>
            <w:tcW w:w="3869" w:type="dxa"/>
            <w:tcBorders>
              <w:top w:val="single" w:sz="4" w:space="0" w:color="auto"/>
              <w:left w:val="single" w:sz="4" w:space="0" w:color="auto"/>
            </w:tcBorders>
          </w:tcPr>
          <w:p w14:paraId="2516E16B" w14:textId="77777777" w:rsidR="00895AB4" w:rsidRPr="00BD5FDB" w:rsidRDefault="000D4A1B" w:rsidP="00E13C84">
            <w:pPr>
              <w:pStyle w:val="Other0"/>
            </w:pPr>
            <w:r w:rsidRPr="00BD5FDB">
              <w:rPr>
                <w:rStyle w:val="Other"/>
                <w:lang w:val="fr-FR"/>
              </w:rPr>
              <w:t>API_2340_SIDES_MISSING_POSITION _DESCRIPTION_ERROR</w:t>
            </w:r>
          </w:p>
        </w:tc>
        <w:tc>
          <w:tcPr>
            <w:tcW w:w="2938" w:type="dxa"/>
            <w:tcBorders>
              <w:top w:val="single" w:sz="4" w:space="0" w:color="auto"/>
              <w:left w:val="single" w:sz="4" w:space="0" w:color="auto"/>
            </w:tcBorders>
          </w:tcPr>
          <w:p w14:paraId="79D28243" w14:textId="77777777" w:rsidR="00895AB4" w:rsidRPr="00BD5FDB" w:rsidRDefault="000D4A1B" w:rsidP="00E13C84">
            <w:pPr>
              <w:pStyle w:val="Other0"/>
            </w:pPr>
            <w:r w:rsidRPr="00BD5FDB">
              <w:rPr>
                <w:rStyle w:val="Other"/>
              </w:rPr>
              <w:t>No PositionDescription element has been supplied.</w:t>
            </w:r>
          </w:p>
        </w:tc>
        <w:tc>
          <w:tcPr>
            <w:tcW w:w="2995" w:type="dxa"/>
            <w:tcBorders>
              <w:top w:val="single" w:sz="4" w:space="0" w:color="auto"/>
              <w:left w:val="single" w:sz="4" w:space="0" w:color="auto"/>
              <w:right w:val="single" w:sz="4" w:space="0" w:color="auto"/>
            </w:tcBorders>
          </w:tcPr>
          <w:p w14:paraId="1BDC2D9E" w14:textId="77777777" w:rsidR="00895AB4" w:rsidRPr="00BD5FDB" w:rsidRDefault="000D4A1B" w:rsidP="00E13C84">
            <w:pPr>
              <w:pStyle w:val="Other0"/>
              <w:ind w:right="201"/>
            </w:pPr>
            <w:r w:rsidRPr="00BD5FDB">
              <w:rPr>
                <w:rStyle w:val="Other"/>
              </w:rPr>
              <w:t>Check the SIDES mapping.</w:t>
            </w:r>
          </w:p>
        </w:tc>
      </w:tr>
      <w:tr w:rsidR="00895AB4" w:rsidRPr="00BD5FDB" w14:paraId="65DBFD47" w14:textId="77777777" w:rsidTr="00E13C84">
        <w:trPr>
          <w:jc w:val="center"/>
        </w:trPr>
        <w:tc>
          <w:tcPr>
            <w:tcW w:w="518" w:type="dxa"/>
            <w:tcBorders>
              <w:top w:val="single" w:sz="4" w:space="0" w:color="auto"/>
              <w:left w:val="single" w:sz="4" w:space="0" w:color="auto"/>
            </w:tcBorders>
          </w:tcPr>
          <w:p w14:paraId="5EEE4A56" w14:textId="77777777" w:rsidR="00895AB4" w:rsidRPr="00BD5FDB" w:rsidRDefault="000D4A1B" w:rsidP="00E13C84">
            <w:pPr>
              <w:pStyle w:val="Other0"/>
            </w:pPr>
            <w:r w:rsidRPr="00BD5FDB">
              <w:rPr>
                <w:rStyle w:val="Other"/>
                <w:lang w:val="fr-FR"/>
              </w:rPr>
              <w:t>2341</w:t>
            </w:r>
          </w:p>
        </w:tc>
        <w:tc>
          <w:tcPr>
            <w:tcW w:w="3869" w:type="dxa"/>
            <w:tcBorders>
              <w:top w:val="single" w:sz="4" w:space="0" w:color="auto"/>
              <w:left w:val="single" w:sz="4" w:space="0" w:color="auto"/>
            </w:tcBorders>
          </w:tcPr>
          <w:p w14:paraId="76A6B628" w14:textId="77777777" w:rsidR="00895AB4" w:rsidRPr="00BD5FDB" w:rsidRDefault="000D4A1B" w:rsidP="00E13C84">
            <w:pPr>
              <w:pStyle w:val="Other0"/>
            </w:pPr>
            <w:r w:rsidRPr="00BD5FDB">
              <w:rPr>
                <w:rStyle w:val="Other"/>
              </w:rPr>
              <w:t>API_2341_SIDES_TOO_FEW_RATES_ERROR</w:t>
            </w:r>
          </w:p>
        </w:tc>
        <w:tc>
          <w:tcPr>
            <w:tcW w:w="2938" w:type="dxa"/>
            <w:tcBorders>
              <w:top w:val="single" w:sz="4" w:space="0" w:color="auto"/>
              <w:left w:val="single" w:sz="4" w:space="0" w:color="auto"/>
            </w:tcBorders>
          </w:tcPr>
          <w:p w14:paraId="74A71277" w14:textId="77777777" w:rsidR="00895AB4" w:rsidRPr="00BD5FDB" w:rsidRDefault="000D4A1B" w:rsidP="00E13C84">
            <w:pPr>
              <w:pStyle w:val="Other0"/>
            </w:pPr>
            <w:r w:rsidRPr="00BD5FDB">
              <w:rPr>
                <w:rStyle w:val="Other"/>
              </w:rPr>
              <w:t>Not enough Rates elements supplied (three required).</w:t>
            </w:r>
          </w:p>
        </w:tc>
        <w:tc>
          <w:tcPr>
            <w:tcW w:w="2995" w:type="dxa"/>
            <w:tcBorders>
              <w:top w:val="single" w:sz="4" w:space="0" w:color="auto"/>
              <w:left w:val="single" w:sz="4" w:space="0" w:color="auto"/>
              <w:right w:val="single" w:sz="4" w:space="0" w:color="auto"/>
            </w:tcBorders>
          </w:tcPr>
          <w:p w14:paraId="487C5BD6" w14:textId="77777777" w:rsidR="00895AB4" w:rsidRPr="00BD5FDB" w:rsidRDefault="000D4A1B" w:rsidP="00E13C84">
            <w:pPr>
              <w:pStyle w:val="Other0"/>
              <w:ind w:right="201"/>
            </w:pPr>
            <w:r w:rsidRPr="00BD5FDB">
              <w:rPr>
                <w:rStyle w:val="Other"/>
              </w:rPr>
              <w:t>Check the SIDES mapping.</w:t>
            </w:r>
          </w:p>
        </w:tc>
      </w:tr>
      <w:tr w:rsidR="00895AB4" w:rsidRPr="00BD5FDB" w14:paraId="0AAFC595" w14:textId="77777777" w:rsidTr="00E13C84">
        <w:trPr>
          <w:jc w:val="center"/>
        </w:trPr>
        <w:tc>
          <w:tcPr>
            <w:tcW w:w="518" w:type="dxa"/>
            <w:tcBorders>
              <w:top w:val="single" w:sz="4" w:space="0" w:color="auto"/>
              <w:left w:val="single" w:sz="4" w:space="0" w:color="auto"/>
            </w:tcBorders>
          </w:tcPr>
          <w:p w14:paraId="43907325" w14:textId="77777777" w:rsidR="00895AB4" w:rsidRPr="00BD5FDB" w:rsidRDefault="000D4A1B" w:rsidP="00E13C84">
            <w:pPr>
              <w:pStyle w:val="Other0"/>
            </w:pPr>
            <w:r w:rsidRPr="00BD5FDB">
              <w:rPr>
                <w:rStyle w:val="Other"/>
                <w:lang w:val="fr-FR"/>
              </w:rPr>
              <w:t>2342</w:t>
            </w:r>
          </w:p>
        </w:tc>
        <w:tc>
          <w:tcPr>
            <w:tcW w:w="3869" w:type="dxa"/>
            <w:tcBorders>
              <w:top w:val="single" w:sz="4" w:space="0" w:color="auto"/>
              <w:left w:val="single" w:sz="4" w:space="0" w:color="auto"/>
            </w:tcBorders>
          </w:tcPr>
          <w:p w14:paraId="179E30EE" w14:textId="77777777" w:rsidR="00895AB4" w:rsidRPr="00BD5FDB" w:rsidRDefault="000D4A1B" w:rsidP="00E13C84">
            <w:pPr>
              <w:pStyle w:val="Other0"/>
            </w:pPr>
            <w:r w:rsidRPr="00BD5FDB">
              <w:rPr>
                <w:rStyle w:val="Other"/>
              </w:rPr>
              <w:t>API_2342_SIDES_TOO_MANY_RATES_ERROR</w:t>
            </w:r>
          </w:p>
        </w:tc>
        <w:tc>
          <w:tcPr>
            <w:tcW w:w="2938" w:type="dxa"/>
            <w:tcBorders>
              <w:top w:val="single" w:sz="4" w:space="0" w:color="auto"/>
              <w:left w:val="single" w:sz="4" w:space="0" w:color="auto"/>
            </w:tcBorders>
          </w:tcPr>
          <w:p w14:paraId="2AC7CFD0" w14:textId="77777777" w:rsidR="00895AB4" w:rsidRPr="00BD5FDB" w:rsidRDefault="000D4A1B" w:rsidP="00E13C84">
            <w:pPr>
              <w:pStyle w:val="Other0"/>
            </w:pPr>
            <w:r w:rsidRPr="00BD5FDB">
              <w:rPr>
                <w:rStyle w:val="Other"/>
              </w:rPr>
              <w:t>Too many Rates elements supplied (three required).</w:t>
            </w:r>
          </w:p>
        </w:tc>
        <w:tc>
          <w:tcPr>
            <w:tcW w:w="2995" w:type="dxa"/>
            <w:tcBorders>
              <w:top w:val="single" w:sz="4" w:space="0" w:color="auto"/>
              <w:left w:val="single" w:sz="4" w:space="0" w:color="auto"/>
              <w:right w:val="single" w:sz="4" w:space="0" w:color="auto"/>
            </w:tcBorders>
          </w:tcPr>
          <w:p w14:paraId="4E7C1EA0" w14:textId="77777777" w:rsidR="00895AB4" w:rsidRPr="00BD5FDB" w:rsidRDefault="000D4A1B" w:rsidP="00E13C84">
            <w:pPr>
              <w:pStyle w:val="Other0"/>
              <w:ind w:right="201"/>
            </w:pPr>
            <w:r w:rsidRPr="00BD5FDB">
              <w:rPr>
                <w:rStyle w:val="Other"/>
              </w:rPr>
              <w:t>Check the SIDES mapping.</w:t>
            </w:r>
          </w:p>
        </w:tc>
      </w:tr>
      <w:tr w:rsidR="00895AB4" w:rsidRPr="00BD5FDB" w14:paraId="4169052C" w14:textId="77777777" w:rsidTr="00E13C84">
        <w:trPr>
          <w:jc w:val="center"/>
        </w:trPr>
        <w:tc>
          <w:tcPr>
            <w:tcW w:w="518" w:type="dxa"/>
            <w:tcBorders>
              <w:top w:val="single" w:sz="4" w:space="0" w:color="auto"/>
              <w:left w:val="single" w:sz="4" w:space="0" w:color="auto"/>
            </w:tcBorders>
          </w:tcPr>
          <w:p w14:paraId="143B965C" w14:textId="77777777" w:rsidR="00895AB4" w:rsidRPr="00BD5FDB" w:rsidRDefault="000D4A1B" w:rsidP="00E13C84">
            <w:pPr>
              <w:pStyle w:val="Other0"/>
            </w:pPr>
            <w:r w:rsidRPr="00BD5FDB">
              <w:rPr>
                <w:rStyle w:val="Other"/>
                <w:lang w:val="fr-FR"/>
              </w:rPr>
              <w:t>2343</w:t>
            </w:r>
          </w:p>
        </w:tc>
        <w:tc>
          <w:tcPr>
            <w:tcW w:w="3869" w:type="dxa"/>
            <w:tcBorders>
              <w:top w:val="single" w:sz="4" w:space="0" w:color="auto"/>
              <w:left w:val="single" w:sz="4" w:space="0" w:color="auto"/>
            </w:tcBorders>
          </w:tcPr>
          <w:p w14:paraId="4D0407DC" w14:textId="77777777" w:rsidR="00895AB4" w:rsidRPr="00BD5FDB" w:rsidRDefault="000D4A1B" w:rsidP="00E13C84">
            <w:pPr>
              <w:pStyle w:val="Other0"/>
            </w:pPr>
            <w:r w:rsidRPr="00BD5FDB">
              <w:rPr>
                <w:rStyle w:val="Other"/>
              </w:rPr>
              <w:t>API_2343_SIDES_INVALID_RATE_TYPE_ERROR</w:t>
            </w:r>
          </w:p>
        </w:tc>
        <w:tc>
          <w:tcPr>
            <w:tcW w:w="2938" w:type="dxa"/>
            <w:tcBorders>
              <w:top w:val="single" w:sz="4" w:space="0" w:color="auto"/>
              <w:left w:val="single" w:sz="4" w:space="0" w:color="auto"/>
            </w:tcBorders>
          </w:tcPr>
          <w:p w14:paraId="2EAE64DB" w14:textId="77777777" w:rsidR="00895AB4" w:rsidRPr="00BD5FDB" w:rsidRDefault="000D4A1B" w:rsidP="00E13C84">
            <w:pPr>
              <w:pStyle w:val="Other0"/>
            </w:pPr>
            <w:r w:rsidRPr="00BD5FDB">
              <w:rPr>
                <w:rStyle w:val="Other"/>
              </w:rPr>
              <w:t>The rateType attribute of the Rates element contains unrecognised data.</w:t>
            </w:r>
          </w:p>
        </w:tc>
        <w:tc>
          <w:tcPr>
            <w:tcW w:w="2995" w:type="dxa"/>
            <w:tcBorders>
              <w:top w:val="single" w:sz="4" w:space="0" w:color="auto"/>
              <w:left w:val="single" w:sz="4" w:space="0" w:color="auto"/>
              <w:right w:val="single" w:sz="4" w:space="0" w:color="auto"/>
            </w:tcBorders>
          </w:tcPr>
          <w:p w14:paraId="735FE88B" w14:textId="77777777" w:rsidR="00895AB4" w:rsidRPr="00BD5FDB" w:rsidRDefault="000D4A1B" w:rsidP="00E13C84">
            <w:pPr>
              <w:pStyle w:val="Other0"/>
              <w:ind w:right="201"/>
            </w:pPr>
            <w:r w:rsidRPr="00BD5FDB">
              <w:rPr>
                <w:rStyle w:val="Other"/>
              </w:rPr>
              <w:t>Check the SIDES mapping.</w:t>
            </w:r>
          </w:p>
        </w:tc>
      </w:tr>
      <w:tr w:rsidR="00895AB4" w:rsidRPr="00BD5FDB" w14:paraId="4A9EA156" w14:textId="77777777" w:rsidTr="00E13C84">
        <w:trPr>
          <w:jc w:val="center"/>
        </w:trPr>
        <w:tc>
          <w:tcPr>
            <w:tcW w:w="518" w:type="dxa"/>
            <w:tcBorders>
              <w:top w:val="single" w:sz="4" w:space="0" w:color="auto"/>
              <w:left w:val="single" w:sz="4" w:space="0" w:color="auto"/>
            </w:tcBorders>
          </w:tcPr>
          <w:p w14:paraId="74F83961" w14:textId="77777777" w:rsidR="00895AB4" w:rsidRPr="00BD5FDB" w:rsidRDefault="000D4A1B" w:rsidP="00E13C84">
            <w:pPr>
              <w:pStyle w:val="Other0"/>
            </w:pPr>
            <w:r w:rsidRPr="00BD5FDB">
              <w:rPr>
                <w:rStyle w:val="Other"/>
                <w:lang w:val="fr-FR"/>
              </w:rPr>
              <w:t>2344</w:t>
            </w:r>
          </w:p>
        </w:tc>
        <w:tc>
          <w:tcPr>
            <w:tcW w:w="3869" w:type="dxa"/>
            <w:tcBorders>
              <w:top w:val="single" w:sz="4" w:space="0" w:color="auto"/>
              <w:left w:val="single" w:sz="4" w:space="0" w:color="auto"/>
            </w:tcBorders>
          </w:tcPr>
          <w:p w14:paraId="71BE3A9E" w14:textId="77777777" w:rsidR="00895AB4" w:rsidRPr="00BD5FDB" w:rsidRDefault="000D4A1B" w:rsidP="00E13C84">
            <w:pPr>
              <w:pStyle w:val="Other0"/>
            </w:pPr>
            <w:r w:rsidRPr="00BD5FDB">
              <w:rPr>
                <w:rStyle w:val="Other"/>
              </w:rPr>
              <w:t>API_2344_SIDES_NO_AMOUNT_FOUND_ERROR</w:t>
            </w:r>
          </w:p>
        </w:tc>
        <w:tc>
          <w:tcPr>
            <w:tcW w:w="2938" w:type="dxa"/>
            <w:tcBorders>
              <w:top w:val="single" w:sz="4" w:space="0" w:color="auto"/>
              <w:left w:val="single" w:sz="4" w:space="0" w:color="auto"/>
            </w:tcBorders>
          </w:tcPr>
          <w:p w14:paraId="29DBAD52" w14:textId="77777777" w:rsidR="00895AB4" w:rsidRPr="00BD5FDB" w:rsidRDefault="000D4A1B" w:rsidP="00E13C84">
            <w:pPr>
              <w:pStyle w:val="Other0"/>
            </w:pPr>
            <w:r w:rsidRPr="00BD5FDB">
              <w:rPr>
                <w:rStyle w:val="Other"/>
              </w:rPr>
              <w:t>The required Amount element has not been supplied.</w:t>
            </w:r>
          </w:p>
        </w:tc>
        <w:tc>
          <w:tcPr>
            <w:tcW w:w="2995" w:type="dxa"/>
            <w:tcBorders>
              <w:top w:val="single" w:sz="4" w:space="0" w:color="auto"/>
              <w:left w:val="single" w:sz="4" w:space="0" w:color="auto"/>
              <w:right w:val="single" w:sz="4" w:space="0" w:color="auto"/>
            </w:tcBorders>
          </w:tcPr>
          <w:p w14:paraId="6B94E83F" w14:textId="77777777" w:rsidR="00895AB4" w:rsidRPr="00BD5FDB" w:rsidRDefault="000D4A1B" w:rsidP="00E13C84">
            <w:pPr>
              <w:pStyle w:val="Other0"/>
              <w:ind w:right="201"/>
            </w:pPr>
            <w:r w:rsidRPr="00BD5FDB">
              <w:rPr>
                <w:rStyle w:val="Other"/>
              </w:rPr>
              <w:t>Check the SIDES mapping.</w:t>
            </w:r>
          </w:p>
        </w:tc>
      </w:tr>
      <w:tr w:rsidR="00895AB4" w:rsidRPr="00BD5FDB" w14:paraId="0D7D08B3" w14:textId="77777777" w:rsidTr="00E13C84">
        <w:trPr>
          <w:jc w:val="center"/>
        </w:trPr>
        <w:tc>
          <w:tcPr>
            <w:tcW w:w="518" w:type="dxa"/>
            <w:tcBorders>
              <w:top w:val="single" w:sz="4" w:space="0" w:color="auto"/>
              <w:left w:val="single" w:sz="4" w:space="0" w:color="auto"/>
            </w:tcBorders>
          </w:tcPr>
          <w:p w14:paraId="42A0422C" w14:textId="77777777" w:rsidR="00895AB4" w:rsidRPr="00BD5FDB" w:rsidRDefault="000D4A1B" w:rsidP="00E13C84">
            <w:pPr>
              <w:pStyle w:val="Other0"/>
            </w:pPr>
            <w:r w:rsidRPr="00BD5FDB">
              <w:rPr>
                <w:rStyle w:val="Other"/>
                <w:lang w:val="fr-FR"/>
              </w:rPr>
              <w:t>2345</w:t>
            </w:r>
          </w:p>
        </w:tc>
        <w:tc>
          <w:tcPr>
            <w:tcW w:w="3869" w:type="dxa"/>
            <w:tcBorders>
              <w:top w:val="single" w:sz="4" w:space="0" w:color="auto"/>
              <w:left w:val="single" w:sz="4" w:space="0" w:color="auto"/>
            </w:tcBorders>
          </w:tcPr>
          <w:p w14:paraId="19177B56" w14:textId="77777777" w:rsidR="00895AB4" w:rsidRPr="00BD5FDB" w:rsidRDefault="000D4A1B" w:rsidP="00E13C84">
            <w:pPr>
              <w:pStyle w:val="Other0"/>
            </w:pPr>
            <w:r w:rsidRPr="00BD5FDB">
              <w:rPr>
                <w:rStyle w:val="Other"/>
              </w:rPr>
              <w:t>API_2345_SIDES_INVALID_RATE _AMOUNT_PERIOD_ERROR</w:t>
            </w:r>
          </w:p>
        </w:tc>
        <w:tc>
          <w:tcPr>
            <w:tcW w:w="2938" w:type="dxa"/>
            <w:tcBorders>
              <w:top w:val="single" w:sz="4" w:space="0" w:color="auto"/>
              <w:left w:val="single" w:sz="4" w:space="0" w:color="auto"/>
            </w:tcBorders>
          </w:tcPr>
          <w:p w14:paraId="34E3548E" w14:textId="77777777" w:rsidR="00895AB4" w:rsidRPr="00BD5FDB" w:rsidRDefault="000D4A1B" w:rsidP="00E13C84">
            <w:pPr>
              <w:pStyle w:val="Other0"/>
            </w:pPr>
            <w:r w:rsidRPr="00BD5FDB">
              <w:rPr>
                <w:rStyle w:val="Other"/>
              </w:rPr>
              <w:t>The rateAmountPeriod attribute was not filled in correctly.</w:t>
            </w:r>
          </w:p>
        </w:tc>
        <w:tc>
          <w:tcPr>
            <w:tcW w:w="2995" w:type="dxa"/>
            <w:tcBorders>
              <w:top w:val="single" w:sz="4" w:space="0" w:color="auto"/>
              <w:left w:val="single" w:sz="4" w:space="0" w:color="auto"/>
              <w:right w:val="single" w:sz="4" w:space="0" w:color="auto"/>
            </w:tcBorders>
          </w:tcPr>
          <w:p w14:paraId="102F9BEA" w14:textId="77777777" w:rsidR="00895AB4" w:rsidRPr="00BD5FDB" w:rsidRDefault="000D4A1B" w:rsidP="00E13C84">
            <w:pPr>
              <w:pStyle w:val="Other0"/>
              <w:ind w:right="201"/>
            </w:pPr>
            <w:r w:rsidRPr="00BD5FDB">
              <w:rPr>
                <w:rStyle w:val="Other"/>
              </w:rPr>
              <w:t>Check the SIDES mapping.</w:t>
            </w:r>
          </w:p>
        </w:tc>
      </w:tr>
      <w:tr w:rsidR="00895AB4" w:rsidRPr="00BD5FDB" w14:paraId="35386C46" w14:textId="77777777" w:rsidTr="00E13C84">
        <w:trPr>
          <w:jc w:val="center"/>
        </w:trPr>
        <w:tc>
          <w:tcPr>
            <w:tcW w:w="518" w:type="dxa"/>
            <w:tcBorders>
              <w:top w:val="single" w:sz="4" w:space="0" w:color="auto"/>
              <w:left w:val="single" w:sz="4" w:space="0" w:color="auto"/>
            </w:tcBorders>
          </w:tcPr>
          <w:p w14:paraId="10C36058" w14:textId="77777777" w:rsidR="00895AB4" w:rsidRPr="00BD5FDB" w:rsidRDefault="000D4A1B" w:rsidP="00E13C84">
            <w:pPr>
              <w:pStyle w:val="Other0"/>
            </w:pPr>
            <w:r w:rsidRPr="00BD5FDB">
              <w:rPr>
                <w:rStyle w:val="Other"/>
                <w:lang w:val="fr-FR"/>
              </w:rPr>
              <w:t>2346</w:t>
            </w:r>
          </w:p>
        </w:tc>
        <w:tc>
          <w:tcPr>
            <w:tcW w:w="3869" w:type="dxa"/>
            <w:tcBorders>
              <w:top w:val="single" w:sz="4" w:space="0" w:color="auto"/>
              <w:left w:val="single" w:sz="4" w:space="0" w:color="auto"/>
            </w:tcBorders>
          </w:tcPr>
          <w:p w14:paraId="3253D4FB" w14:textId="77777777" w:rsidR="00895AB4" w:rsidRPr="00BD5FDB" w:rsidRDefault="000D4A1B" w:rsidP="00E13C84">
            <w:pPr>
              <w:pStyle w:val="Other0"/>
            </w:pPr>
            <w:r w:rsidRPr="00BD5FDB">
              <w:rPr>
                <w:rStyle w:val="Other"/>
              </w:rPr>
              <w:t>API_2346_SIDES_INVALID_RATE _AMOUNT_CURRENCY_ERROR</w:t>
            </w:r>
          </w:p>
        </w:tc>
        <w:tc>
          <w:tcPr>
            <w:tcW w:w="2938" w:type="dxa"/>
            <w:tcBorders>
              <w:top w:val="single" w:sz="4" w:space="0" w:color="auto"/>
              <w:left w:val="single" w:sz="4" w:space="0" w:color="auto"/>
            </w:tcBorders>
          </w:tcPr>
          <w:p w14:paraId="551E5FD3" w14:textId="77777777" w:rsidR="00895AB4" w:rsidRPr="00BD5FDB" w:rsidRDefault="000D4A1B" w:rsidP="00E13C84">
            <w:pPr>
              <w:pStyle w:val="Other0"/>
            </w:pPr>
            <w:r w:rsidRPr="00BD5FDB">
              <w:rPr>
                <w:rStyle w:val="Other"/>
              </w:rPr>
              <w:t>The currency attribute was not filled in correctly.</w:t>
            </w:r>
          </w:p>
        </w:tc>
        <w:tc>
          <w:tcPr>
            <w:tcW w:w="2995" w:type="dxa"/>
            <w:tcBorders>
              <w:top w:val="single" w:sz="4" w:space="0" w:color="auto"/>
              <w:left w:val="single" w:sz="4" w:space="0" w:color="auto"/>
              <w:right w:val="single" w:sz="4" w:space="0" w:color="auto"/>
            </w:tcBorders>
          </w:tcPr>
          <w:p w14:paraId="094EF5CD" w14:textId="77777777" w:rsidR="00895AB4" w:rsidRPr="00BD5FDB" w:rsidRDefault="000D4A1B" w:rsidP="00E13C84">
            <w:pPr>
              <w:pStyle w:val="Other0"/>
              <w:ind w:right="201"/>
            </w:pPr>
            <w:r w:rsidRPr="00BD5FDB">
              <w:rPr>
                <w:rStyle w:val="Other"/>
              </w:rPr>
              <w:t>Check the SIDES mapping.</w:t>
            </w:r>
          </w:p>
        </w:tc>
      </w:tr>
      <w:tr w:rsidR="00895AB4" w:rsidRPr="00BD5FDB" w14:paraId="472FCBAF" w14:textId="77777777" w:rsidTr="00E13C84">
        <w:trPr>
          <w:jc w:val="center"/>
        </w:trPr>
        <w:tc>
          <w:tcPr>
            <w:tcW w:w="518" w:type="dxa"/>
            <w:tcBorders>
              <w:top w:val="single" w:sz="4" w:space="0" w:color="auto"/>
              <w:left w:val="single" w:sz="4" w:space="0" w:color="auto"/>
            </w:tcBorders>
          </w:tcPr>
          <w:p w14:paraId="509E991D" w14:textId="77777777" w:rsidR="00895AB4" w:rsidRPr="00BD5FDB" w:rsidRDefault="000D4A1B" w:rsidP="00E13C84">
            <w:pPr>
              <w:pStyle w:val="Other0"/>
            </w:pPr>
            <w:r w:rsidRPr="00BD5FDB">
              <w:rPr>
                <w:rStyle w:val="Other"/>
                <w:lang w:val="fr-FR"/>
              </w:rPr>
              <w:t>2347</w:t>
            </w:r>
          </w:p>
        </w:tc>
        <w:tc>
          <w:tcPr>
            <w:tcW w:w="3869" w:type="dxa"/>
            <w:tcBorders>
              <w:top w:val="single" w:sz="4" w:space="0" w:color="auto"/>
              <w:left w:val="single" w:sz="4" w:space="0" w:color="auto"/>
            </w:tcBorders>
          </w:tcPr>
          <w:p w14:paraId="6F64C5A6" w14:textId="77777777" w:rsidR="00895AB4" w:rsidRPr="00BD5FDB" w:rsidRDefault="000D4A1B" w:rsidP="00E13C84">
            <w:pPr>
              <w:pStyle w:val="Other0"/>
            </w:pPr>
            <w:r w:rsidRPr="00BD5FDB">
              <w:rPr>
                <w:rStyle w:val="Other"/>
              </w:rPr>
              <w:t>API_2347_SIDES_MISSING_RATES _DESCRIPTION_ERROR</w:t>
            </w:r>
          </w:p>
        </w:tc>
        <w:tc>
          <w:tcPr>
            <w:tcW w:w="2938" w:type="dxa"/>
            <w:tcBorders>
              <w:top w:val="single" w:sz="4" w:space="0" w:color="auto"/>
              <w:left w:val="single" w:sz="4" w:space="0" w:color="auto"/>
            </w:tcBorders>
          </w:tcPr>
          <w:p w14:paraId="07FF6286" w14:textId="77777777" w:rsidR="00895AB4" w:rsidRPr="00BD5FDB" w:rsidRDefault="000D4A1B" w:rsidP="00E13C84">
            <w:pPr>
              <w:pStyle w:val="Other0"/>
            </w:pPr>
            <w:r w:rsidRPr="00BD5FDB">
              <w:rPr>
                <w:rStyle w:val="Other"/>
              </w:rPr>
              <w:t>The required element Description of the Rates element has not been supplied.</w:t>
            </w:r>
          </w:p>
        </w:tc>
        <w:tc>
          <w:tcPr>
            <w:tcW w:w="2995" w:type="dxa"/>
            <w:tcBorders>
              <w:top w:val="single" w:sz="4" w:space="0" w:color="auto"/>
              <w:left w:val="single" w:sz="4" w:space="0" w:color="auto"/>
              <w:right w:val="single" w:sz="4" w:space="0" w:color="auto"/>
            </w:tcBorders>
          </w:tcPr>
          <w:p w14:paraId="6B7373D6" w14:textId="77777777" w:rsidR="00895AB4" w:rsidRPr="00BD5FDB" w:rsidRDefault="000D4A1B" w:rsidP="00E13C84">
            <w:pPr>
              <w:pStyle w:val="Other0"/>
              <w:ind w:right="201"/>
            </w:pPr>
            <w:r w:rsidRPr="00BD5FDB">
              <w:rPr>
                <w:rStyle w:val="Other"/>
              </w:rPr>
              <w:t>Check the SIDES mapping.</w:t>
            </w:r>
          </w:p>
        </w:tc>
      </w:tr>
      <w:tr w:rsidR="00895AB4" w:rsidRPr="00BD5FDB" w14:paraId="4D02F157" w14:textId="77777777" w:rsidTr="00E13C84">
        <w:trPr>
          <w:jc w:val="center"/>
        </w:trPr>
        <w:tc>
          <w:tcPr>
            <w:tcW w:w="518" w:type="dxa"/>
            <w:tcBorders>
              <w:top w:val="single" w:sz="4" w:space="0" w:color="auto"/>
              <w:left w:val="single" w:sz="4" w:space="0" w:color="auto"/>
            </w:tcBorders>
          </w:tcPr>
          <w:p w14:paraId="0FA5C4A1" w14:textId="77777777" w:rsidR="00895AB4" w:rsidRPr="00BD5FDB" w:rsidRDefault="000D4A1B" w:rsidP="00E13C84">
            <w:pPr>
              <w:pStyle w:val="Other0"/>
            </w:pPr>
            <w:r w:rsidRPr="00BD5FDB">
              <w:rPr>
                <w:rStyle w:val="Other"/>
                <w:lang w:val="fr-FR"/>
              </w:rPr>
              <w:t>2348</w:t>
            </w:r>
          </w:p>
        </w:tc>
        <w:tc>
          <w:tcPr>
            <w:tcW w:w="3869" w:type="dxa"/>
            <w:tcBorders>
              <w:top w:val="single" w:sz="4" w:space="0" w:color="auto"/>
              <w:left w:val="single" w:sz="4" w:space="0" w:color="auto"/>
            </w:tcBorders>
          </w:tcPr>
          <w:p w14:paraId="657515F9" w14:textId="77777777" w:rsidR="00895AB4" w:rsidRPr="00BD5FDB" w:rsidRDefault="000D4A1B" w:rsidP="00E13C84">
            <w:pPr>
              <w:pStyle w:val="Other0"/>
            </w:pPr>
            <w:r w:rsidRPr="00BD5FDB">
              <w:rPr>
                <w:rStyle w:val="Other"/>
              </w:rPr>
              <w:t>API_2348_SIDES_MISSING_SAL_MIN_ERROR</w:t>
            </w:r>
          </w:p>
        </w:tc>
        <w:tc>
          <w:tcPr>
            <w:tcW w:w="2938" w:type="dxa"/>
            <w:tcBorders>
              <w:top w:val="single" w:sz="4" w:space="0" w:color="auto"/>
              <w:left w:val="single" w:sz="4" w:space="0" w:color="auto"/>
            </w:tcBorders>
          </w:tcPr>
          <w:p w14:paraId="57D8E838" w14:textId="77777777" w:rsidR="00895AB4" w:rsidRPr="00BD5FDB" w:rsidRDefault="000D4A1B" w:rsidP="00E13C84">
            <w:pPr>
              <w:pStyle w:val="Other0"/>
            </w:pPr>
            <w:r w:rsidRPr="00BD5FDB">
              <w:rPr>
                <w:rStyle w:val="Other"/>
              </w:rPr>
              <w:t>The Rates element corresponding to the desired minimum wage has not been supplied.</w:t>
            </w:r>
          </w:p>
        </w:tc>
        <w:tc>
          <w:tcPr>
            <w:tcW w:w="2995" w:type="dxa"/>
            <w:tcBorders>
              <w:top w:val="single" w:sz="4" w:space="0" w:color="auto"/>
              <w:left w:val="single" w:sz="4" w:space="0" w:color="auto"/>
              <w:right w:val="single" w:sz="4" w:space="0" w:color="auto"/>
            </w:tcBorders>
          </w:tcPr>
          <w:p w14:paraId="3751825D" w14:textId="77777777" w:rsidR="00895AB4" w:rsidRPr="00BD5FDB" w:rsidRDefault="000D4A1B" w:rsidP="00E13C84">
            <w:pPr>
              <w:pStyle w:val="Other0"/>
              <w:ind w:right="201"/>
            </w:pPr>
            <w:r w:rsidRPr="00BD5FDB">
              <w:rPr>
                <w:rStyle w:val="Other"/>
              </w:rPr>
              <w:t>Check the SIDES mapping.</w:t>
            </w:r>
          </w:p>
        </w:tc>
      </w:tr>
      <w:tr w:rsidR="00895AB4" w:rsidRPr="00BD5FDB" w14:paraId="75180AF5" w14:textId="77777777" w:rsidTr="00E13C84">
        <w:trPr>
          <w:jc w:val="center"/>
        </w:trPr>
        <w:tc>
          <w:tcPr>
            <w:tcW w:w="518" w:type="dxa"/>
            <w:tcBorders>
              <w:top w:val="single" w:sz="4" w:space="0" w:color="auto"/>
              <w:left w:val="single" w:sz="4" w:space="0" w:color="auto"/>
            </w:tcBorders>
          </w:tcPr>
          <w:p w14:paraId="04F1825B" w14:textId="77777777" w:rsidR="00895AB4" w:rsidRPr="00BD5FDB" w:rsidRDefault="000D4A1B" w:rsidP="00E13C84">
            <w:pPr>
              <w:pStyle w:val="Other0"/>
            </w:pPr>
            <w:r w:rsidRPr="00BD5FDB">
              <w:rPr>
                <w:rStyle w:val="Other"/>
                <w:lang w:val="fr-FR"/>
              </w:rPr>
              <w:t>2349</w:t>
            </w:r>
          </w:p>
        </w:tc>
        <w:tc>
          <w:tcPr>
            <w:tcW w:w="3869" w:type="dxa"/>
            <w:tcBorders>
              <w:top w:val="single" w:sz="4" w:space="0" w:color="auto"/>
              <w:left w:val="single" w:sz="4" w:space="0" w:color="auto"/>
            </w:tcBorders>
          </w:tcPr>
          <w:p w14:paraId="4022982D" w14:textId="77777777" w:rsidR="00895AB4" w:rsidRPr="00BD5FDB" w:rsidRDefault="000D4A1B" w:rsidP="00E13C84">
            <w:pPr>
              <w:pStyle w:val="Other0"/>
            </w:pPr>
            <w:r w:rsidRPr="00BD5FDB">
              <w:rPr>
                <w:rStyle w:val="Other"/>
              </w:rPr>
              <w:t>API_2349_SIDES_MISSING_SAL_MAX_ERROR</w:t>
            </w:r>
          </w:p>
        </w:tc>
        <w:tc>
          <w:tcPr>
            <w:tcW w:w="2938" w:type="dxa"/>
            <w:tcBorders>
              <w:top w:val="single" w:sz="4" w:space="0" w:color="auto"/>
              <w:left w:val="single" w:sz="4" w:space="0" w:color="auto"/>
            </w:tcBorders>
          </w:tcPr>
          <w:p w14:paraId="0A34DC41" w14:textId="77777777" w:rsidR="00895AB4" w:rsidRPr="00BD5FDB" w:rsidRDefault="000D4A1B" w:rsidP="00E13C84">
            <w:pPr>
              <w:pStyle w:val="Other0"/>
            </w:pPr>
            <w:r w:rsidRPr="00BD5FDB">
              <w:rPr>
                <w:rStyle w:val="Other"/>
              </w:rPr>
              <w:t>The Rates element corresponding to the maximum salary desired has not been supplied.</w:t>
            </w:r>
          </w:p>
        </w:tc>
        <w:tc>
          <w:tcPr>
            <w:tcW w:w="2995" w:type="dxa"/>
            <w:tcBorders>
              <w:top w:val="single" w:sz="4" w:space="0" w:color="auto"/>
              <w:left w:val="single" w:sz="4" w:space="0" w:color="auto"/>
              <w:right w:val="single" w:sz="4" w:space="0" w:color="auto"/>
            </w:tcBorders>
          </w:tcPr>
          <w:p w14:paraId="28F25E4A" w14:textId="77777777" w:rsidR="00895AB4" w:rsidRPr="00BD5FDB" w:rsidRDefault="000D4A1B" w:rsidP="00E13C84">
            <w:pPr>
              <w:pStyle w:val="Other0"/>
              <w:ind w:right="201"/>
            </w:pPr>
            <w:r w:rsidRPr="00BD5FDB">
              <w:rPr>
                <w:rStyle w:val="Other"/>
              </w:rPr>
              <w:t>Check the SIDES mapping.</w:t>
            </w:r>
          </w:p>
        </w:tc>
      </w:tr>
      <w:tr w:rsidR="00895AB4" w:rsidRPr="00BD5FDB" w14:paraId="7CAC222A" w14:textId="77777777" w:rsidTr="00E13C84">
        <w:trPr>
          <w:jc w:val="center"/>
        </w:trPr>
        <w:tc>
          <w:tcPr>
            <w:tcW w:w="518" w:type="dxa"/>
            <w:tcBorders>
              <w:top w:val="single" w:sz="4" w:space="0" w:color="auto"/>
              <w:left w:val="single" w:sz="4" w:space="0" w:color="auto"/>
            </w:tcBorders>
          </w:tcPr>
          <w:p w14:paraId="36693D2F" w14:textId="77777777" w:rsidR="00895AB4" w:rsidRPr="00BD5FDB" w:rsidRDefault="000D4A1B" w:rsidP="00E13C84">
            <w:pPr>
              <w:pStyle w:val="Other0"/>
            </w:pPr>
            <w:r w:rsidRPr="00BD5FDB">
              <w:rPr>
                <w:rStyle w:val="Other"/>
                <w:lang w:val="fr-FR"/>
              </w:rPr>
              <w:t>2351</w:t>
            </w:r>
          </w:p>
        </w:tc>
        <w:tc>
          <w:tcPr>
            <w:tcW w:w="3869" w:type="dxa"/>
            <w:tcBorders>
              <w:top w:val="single" w:sz="4" w:space="0" w:color="auto"/>
              <w:left w:val="single" w:sz="4" w:space="0" w:color="auto"/>
            </w:tcBorders>
          </w:tcPr>
          <w:p w14:paraId="7E5D085D" w14:textId="77777777" w:rsidR="00895AB4" w:rsidRPr="00BD5FDB" w:rsidRDefault="000D4A1B" w:rsidP="00E13C84">
            <w:pPr>
              <w:pStyle w:val="Other0"/>
            </w:pPr>
            <w:r w:rsidRPr="00BD5FDB">
              <w:rPr>
                <w:rStyle w:val="Other"/>
                <w:lang w:val="fr-FR"/>
              </w:rPr>
              <w:t>API_2351_SIDES_FINAL_CLIENT _CONTACT_ERROR</w:t>
            </w:r>
          </w:p>
        </w:tc>
        <w:tc>
          <w:tcPr>
            <w:tcW w:w="2938" w:type="dxa"/>
            <w:tcBorders>
              <w:top w:val="single" w:sz="4" w:space="0" w:color="auto"/>
              <w:left w:val="single" w:sz="4" w:space="0" w:color="auto"/>
            </w:tcBorders>
          </w:tcPr>
          <w:p w14:paraId="5216E540" w14:textId="77777777" w:rsidR="00895AB4" w:rsidRPr="00BD5FDB" w:rsidRDefault="000D4A1B" w:rsidP="00E13C84">
            <w:pPr>
              <w:pStyle w:val="Other0"/>
            </w:pPr>
            <w:r w:rsidRPr="00BD5FDB">
              <w:rPr>
                <w:rStyle w:val="Other"/>
              </w:rPr>
              <w:t>No ContactInfo element provided for the actual client.</w:t>
            </w:r>
          </w:p>
        </w:tc>
        <w:tc>
          <w:tcPr>
            <w:tcW w:w="2995" w:type="dxa"/>
            <w:tcBorders>
              <w:top w:val="single" w:sz="4" w:space="0" w:color="auto"/>
              <w:left w:val="single" w:sz="4" w:space="0" w:color="auto"/>
              <w:right w:val="single" w:sz="4" w:space="0" w:color="auto"/>
            </w:tcBorders>
          </w:tcPr>
          <w:p w14:paraId="53659FB1" w14:textId="77777777" w:rsidR="00895AB4" w:rsidRPr="00BD5FDB" w:rsidRDefault="000D4A1B" w:rsidP="00E13C84">
            <w:pPr>
              <w:pStyle w:val="Other0"/>
              <w:ind w:right="201"/>
            </w:pPr>
            <w:r w:rsidRPr="00BD5FDB">
              <w:rPr>
                <w:rStyle w:val="Other"/>
              </w:rPr>
              <w:t>Check the SIDES mapping. This element is required depending on the type of contract offered.</w:t>
            </w:r>
          </w:p>
        </w:tc>
      </w:tr>
      <w:tr w:rsidR="00895AB4" w:rsidRPr="00BD5FDB" w14:paraId="7D6041A4" w14:textId="77777777" w:rsidTr="00E13C84">
        <w:trPr>
          <w:jc w:val="center"/>
        </w:trPr>
        <w:tc>
          <w:tcPr>
            <w:tcW w:w="518" w:type="dxa"/>
            <w:tcBorders>
              <w:top w:val="single" w:sz="4" w:space="0" w:color="auto"/>
              <w:left w:val="single" w:sz="4" w:space="0" w:color="auto"/>
            </w:tcBorders>
          </w:tcPr>
          <w:p w14:paraId="72A78F6E" w14:textId="77777777" w:rsidR="00895AB4" w:rsidRPr="00BD5FDB" w:rsidRDefault="000D4A1B" w:rsidP="00E13C84">
            <w:pPr>
              <w:pStyle w:val="Other0"/>
            </w:pPr>
            <w:r w:rsidRPr="00BD5FDB">
              <w:rPr>
                <w:rStyle w:val="Other"/>
                <w:lang w:val="fr-FR"/>
              </w:rPr>
              <w:t>2352</w:t>
            </w:r>
          </w:p>
        </w:tc>
        <w:tc>
          <w:tcPr>
            <w:tcW w:w="3869" w:type="dxa"/>
            <w:tcBorders>
              <w:top w:val="single" w:sz="4" w:space="0" w:color="auto"/>
              <w:left w:val="single" w:sz="4" w:space="0" w:color="auto"/>
            </w:tcBorders>
          </w:tcPr>
          <w:p w14:paraId="213657A3" w14:textId="77777777" w:rsidR="00895AB4" w:rsidRPr="00BD5FDB" w:rsidRDefault="000D4A1B" w:rsidP="00E13C84">
            <w:pPr>
              <w:pStyle w:val="Other0"/>
            </w:pPr>
            <w:r w:rsidRPr="00BD5FDB">
              <w:rPr>
                <w:rStyle w:val="Other"/>
              </w:rPr>
              <w:t>API_2352_SIDES_FINAL_CLIENT _CONTACT_NAME_ERROR</w:t>
            </w:r>
          </w:p>
        </w:tc>
        <w:tc>
          <w:tcPr>
            <w:tcW w:w="2938" w:type="dxa"/>
            <w:tcBorders>
              <w:top w:val="single" w:sz="4" w:space="0" w:color="auto"/>
              <w:left w:val="single" w:sz="4" w:space="0" w:color="auto"/>
            </w:tcBorders>
          </w:tcPr>
          <w:p w14:paraId="3CCCD89D" w14:textId="77777777" w:rsidR="00895AB4" w:rsidRPr="00BD5FDB" w:rsidRDefault="000D4A1B" w:rsidP="00E13C84">
            <w:pPr>
              <w:pStyle w:val="Other0"/>
            </w:pPr>
            <w:r w:rsidRPr="00BD5FDB">
              <w:rPr>
                <w:rStyle w:val="Other"/>
              </w:rPr>
              <w:t>No ContactName element supplied for the actual client.</w:t>
            </w:r>
          </w:p>
        </w:tc>
        <w:tc>
          <w:tcPr>
            <w:tcW w:w="2995" w:type="dxa"/>
            <w:tcBorders>
              <w:top w:val="single" w:sz="4" w:space="0" w:color="auto"/>
              <w:left w:val="single" w:sz="4" w:space="0" w:color="auto"/>
              <w:right w:val="single" w:sz="4" w:space="0" w:color="auto"/>
            </w:tcBorders>
          </w:tcPr>
          <w:p w14:paraId="199ED50E" w14:textId="77777777" w:rsidR="00895AB4" w:rsidRPr="00BD5FDB" w:rsidRDefault="000D4A1B" w:rsidP="00E13C84">
            <w:pPr>
              <w:pStyle w:val="Other0"/>
              <w:ind w:right="201"/>
            </w:pPr>
            <w:r w:rsidRPr="00BD5FDB">
              <w:rPr>
                <w:rStyle w:val="Other"/>
              </w:rPr>
              <w:t>This element is optional, but it is recommended that you fill it in.</w:t>
            </w:r>
          </w:p>
        </w:tc>
      </w:tr>
      <w:tr w:rsidR="00895AB4" w:rsidRPr="00BD5FDB" w14:paraId="58A8F88A" w14:textId="77777777" w:rsidTr="00E13C84">
        <w:trPr>
          <w:jc w:val="center"/>
        </w:trPr>
        <w:tc>
          <w:tcPr>
            <w:tcW w:w="518" w:type="dxa"/>
            <w:tcBorders>
              <w:top w:val="single" w:sz="4" w:space="0" w:color="auto"/>
              <w:left w:val="single" w:sz="4" w:space="0" w:color="auto"/>
            </w:tcBorders>
          </w:tcPr>
          <w:p w14:paraId="70C31C53" w14:textId="77777777" w:rsidR="00895AB4" w:rsidRPr="00BD5FDB" w:rsidRDefault="000D4A1B" w:rsidP="00E13C84">
            <w:pPr>
              <w:pStyle w:val="Other0"/>
            </w:pPr>
            <w:r w:rsidRPr="00BD5FDB">
              <w:rPr>
                <w:rStyle w:val="Other"/>
                <w:lang w:val="fr-FR"/>
              </w:rPr>
              <w:t>2353</w:t>
            </w:r>
          </w:p>
        </w:tc>
        <w:tc>
          <w:tcPr>
            <w:tcW w:w="3869" w:type="dxa"/>
            <w:tcBorders>
              <w:top w:val="single" w:sz="4" w:space="0" w:color="auto"/>
              <w:left w:val="single" w:sz="4" w:space="0" w:color="auto"/>
            </w:tcBorders>
          </w:tcPr>
          <w:p w14:paraId="08227DCA" w14:textId="77777777" w:rsidR="00895AB4" w:rsidRPr="00BD5FDB" w:rsidRDefault="000D4A1B" w:rsidP="00E13C84">
            <w:pPr>
              <w:pStyle w:val="Other0"/>
            </w:pPr>
            <w:r w:rsidRPr="00BD5FDB">
              <w:rPr>
                <w:rStyle w:val="Other"/>
              </w:rPr>
              <w:t>API_2353_SIDES_FINAL_CLIENT_CONTACT _METHOD_ERROR</w:t>
            </w:r>
          </w:p>
        </w:tc>
        <w:tc>
          <w:tcPr>
            <w:tcW w:w="2938" w:type="dxa"/>
            <w:tcBorders>
              <w:top w:val="single" w:sz="4" w:space="0" w:color="auto"/>
              <w:left w:val="single" w:sz="4" w:space="0" w:color="auto"/>
            </w:tcBorders>
          </w:tcPr>
          <w:p w14:paraId="2E405592" w14:textId="77777777" w:rsidR="00895AB4" w:rsidRPr="00BD5FDB" w:rsidRDefault="000D4A1B" w:rsidP="00E13C84">
            <w:pPr>
              <w:pStyle w:val="Other0"/>
            </w:pPr>
            <w:r w:rsidRPr="00BD5FDB">
              <w:rPr>
                <w:rStyle w:val="Other"/>
              </w:rPr>
              <w:t>No ContactMethod element supplied for the actual client.</w:t>
            </w:r>
          </w:p>
        </w:tc>
        <w:tc>
          <w:tcPr>
            <w:tcW w:w="2995" w:type="dxa"/>
            <w:tcBorders>
              <w:top w:val="single" w:sz="4" w:space="0" w:color="auto"/>
              <w:left w:val="single" w:sz="4" w:space="0" w:color="auto"/>
              <w:right w:val="single" w:sz="4" w:space="0" w:color="auto"/>
            </w:tcBorders>
          </w:tcPr>
          <w:p w14:paraId="751F9BCD" w14:textId="77777777" w:rsidR="00895AB4" w:rsidRPr="00BD5FDB" w:rsidRDefault="000D4A1B" w:rsidP="00E13C84">
            <w:pPr>
              <w:pStyle w:val="Other0"/>
              <w:ind w:right="201"/>
            </w:pPr>
            <w:r w:rsidRPr="00BD5FDB">
              <w:rPr>
                <w:rStyle w:val="Other"/>
              </w:rPr>
              <w:t>This element is optional, but it is recommended that you fill it in.</w:t>
            </w:r>
          </w:p>
        </w:tc>
      </w:tr>
      <w:tr w:rsidR="00895AB4" w:rsidRPr="00BD5FDB" w14:paraId="1E01286F" w14:textId="77777777" w:rsidTr="00E13C84">
        <w:trPr>
          <w:jc w:val="center"/>
        </w:trPr>
        <w:tc>
          <w:tcPr>
            <w:tcW w:w="518" w:type="dxa"/>
            <w:tcBorders>
              <w:top w:val="single" w:sz="4" w:space="0" w:color="auto"/>
              <w:left w:val="single" w:sz="4" w:space="0" w:color="auto"/>
            </w:tcBorders>
          </w:tcPr>
          <w:p w14:paraId="6553A3B7" w14:textId="77777777" w:rsidR="00895AB4" w:rsidRPr="00BD5FDB" w:rsidRDefault="000D4A1B" w:rsidP="00E13C84">
            <w:pPr>
              <w:pStyle w:val="Other0"/>
            </w:pPr>
            <w:r w:rsidRPr="00BD5FDB">
              <w:rPr>
                <w:rStyle w:val="Other"/>
                <w:lang w:val="fr-FR"/>
              </w:rPr>
              <w:t>2354</w:t>
            </w:r>
          </w:p>
        </w:tc>
        <w:tc>
          <w:tcPr>
            <w:tcW w:w="3869" w:type="dxa"/>
            <w:tcBorders>
              <w:top w:val="single" w:sz="4" w:space="0" w:color="auto"/>
              <w:left w:val="single" w:sz="4" w:space="0" w:color="auto"/>
            </w:tcBorders>
          </w:tcPr>
          <w:p w14:paraId="54BC9EA9" w14:textId="77777777" w:rsidR="00895AB4" w:rsidRPr="00BD5FDB" w:rsidRDefault="000D4A1B" w:rsidP="00E13C84">
            <w:pPr>
              <w:pStyle w:val="Other0"/>
            </w:pPr>
            <w:r w:rsidRPr="00BD5FDB">
              <w:rPr>
                <w:rStyle w:val="Other"/>
              </w:rPr>
              <w:t>API_2354_SIDES_FINAL_CLIENT_POSTAL _ADDRESS_ERROR</w:t>
            </w:r>
          </w:p>
        </w:tc>
        <w:tc>
          <w:tcPr>
            <w:tcW w:w="2938" w:type="dxa"/>
            <w:tcBorders>
              <w:top w:val="single" w:sz="4" w:space="0" w:color="auto"/>
              <w:left w:val="single" w:sz="4" w:space="0" w:color="auto"/>
            </w:tcBorders>
          </w:tcPr>
          <w:p w14:paraId="631FAAE9" w14:textId="77777777" w:rsidR="00895AB4" w:rsidRPr="00BD5FDB" w:rsidRDefault="000D4A1B" w:rsidP="00E13C84">
            <w:pPr>
              <w:pStyle w:val="Other0"/>
            </w:pPr>
            <w:r w:rsidRPr="00BD5FDB">
              <w:rPr>
                <w:rStyle w:val="Other"/>
              </w:rPr>
              <w:t>No PostalAddress element supplied for the actual client.</w:t>
            </w:r>
          </w:p>
        </w:tc>
        <w:tc>
          <w:tcPr>
            <w:tcW w:w="2995" w:type="dxa"/>
            <w:tcBorders>
              <w:top w:val="single" w:sz="4" w:space="0" w:color="auto"/>
              <w:left w:val="single" w:sz="4" w:space="0" w:color="auto"/>
              <w:right w:val="single" w:sz="4" w:space="0" w:color="auto"/>
            </w:tcBorders>
          </w:tcPr>
          <w:p w14:paraId="50EC8D9A" w14:textId="77777777" w:rsidR="00895AB4" w:rsidRPr="00BD5FDB" w:rsidRDefault="000D4A1B" w:rsidP="00E13C84">
            <w:pPr>
              <w:pStyle w:val="Other0"/>
              <w:ind w:right="201"/>
            </w:pPr>
            <w:r w:rsidRPr="00BD5FDB">
              <w:rPr>
                <w:rStyle w:val="Other"/>
              </w:rPr>
              <w:t>This element is optional, but it is recommended that you fill it in.</w:t>
            </w:r>
          </w:p>
        </w:tc>
      </w:tr>
      <w:tr w:rsidR="00895AB4" w:rsidRPr="00BD5FDB" w14:paraId="1B50391B" w14:textId="77777777" w:rsidTr="00E13C84">
        <w:trPr>
          <w:jc w:val="center"/>
        </w:trPr>
        <w:tc>
          <w:tcPr>
            <w:tcW w:w="518" w:type="dxa"/>
            <w:tcBorders>
              <w:top w:val="single" w:sz="4" w:space="0" w:color="auto"/>
              <w:left w:val="single" w:sz="4" w:space="0" w:color="auto"/>
            </w:tcBorders>
          </w:tcPr>
          <w:p w14:paraId="2D78FBD9" w14:textId="77777777" w:rsidR="00895AB4" w:rsidRPr="00BD5FDB" w:rsidRDefault="000D4A1B" w:rsidP="00E13C84">
            <w:pPr>
              <w:pStyle w:val="Other0"/>
            </w:pPr>
            <w:r w:rsidRPr="00BD5FDB">
              <w:rPr>
                <w:rStyle w:val="Other"/>
                <w:lang w:val="fr-FR"/>
              </w:rPr>
              <w:t>2355</w:t>
            </w:r>
          </w:p>
        </w:tc>
        <w:tc>
          <w:tcPr>
            <w:tcW w:w="3869" w:type="dxa"/>
            <w:tcBorders>
              <w:top w:val="single" w:sz="4" w:space="0" w:color="auto"/>
              <w:left w:val="single" w:sz="4" w:space="0" w:color="auto"/>
            </w:tcBorders>
          </w:tcPr>
          <w:p w14:paraId="15627F4A" w14:textId="77777777" w:rsidR="00895AB4" w:rsidRPr="00BD5FDB" w:rsidRDefault="000D4A1B" w:rsidP="00E13C84">
            <w:pPr>
              <w:pStyle w:val="Other0"/>
            </w:pPr>
            <w:r w:rsidRPr="00BD5FDB">
              <w:rPr>
                <w:rStyle w:val="Other"/>
              </w:rPr>
              <w:t>API_2355_SIDES_FINAL_CLIENT_TOO_MANY _CONTACTS_ERROR</w:t>
            </w:r>
          </w:p>
        </w:tc>
        <w:tc>
          <w:tcPr>
            <w:tcW w:w="2938" w:type="dxa"/>
            <w:tcBorders>
              <w:top w:val="single" w:sz="4" w:space="0" w:color="auto"/>
              <w:left w:val="single" w:sz="4" w:space="0" w:color="auto"/>
            </w:tcBorders>
          </w:tcPr>
          <w:p w14:paraId="7EB9E9FC" w14:textId="77777777" w:rsidR="00895AB4" w:rsidRPr="00BD5FDB" w:rsidRDefault="000D4A1B" w:rsidP="00E13C84">
            <w:pPr>
              <w:pStyle w:val="Other0"/>
            </w:pPr>
            <w:r w:rsidRPr="00BD5FDB">
              <w:rPr>
                <w:rStyle w:val="Other"/>
              </w:rPr>
              <w:t>Several ContactInfo elements supplied, but only one authorised.</w:t>
            </w:r>
          </w:p>
        </w:tc>
        <w:tc>
          <w:tcPr>
            <w:tcW w:w="2995" w:type="dxa"/>
            <w:tcBorders>
              <w:top w:val="single" w:sz="4" w:space="0" w:color="auto"/>
              <w:left w:val="single" w:sz="4" w:space="0" w:color="auto"/>
              <w:right w:val="single" w:sz="4" w:space="0" w:color="auto"/>
            </w:tcBorders>
          </w:tcPr>
          <w:p w14:paraId="3D5259EA" w14:textId="77777777" w:rsidR="00895AB4" w:rsidRPr="00BD5FDB" w:rsidRDefault="000D4A1B" w:rsidP="00E13C84">
            <w:pPr>
              <w:pStyle w:val="Other0"/>
              <w:ind w:right="201"/>
            </w:pPr>
            <w:r w:rsidRPr="00BD5FDB">
              <w:rPr>
                <w:rStyle w:val="Other"/>
              </w:rPr>
              <w:t>Check the SIDES mapping.</w:t>
            </w:r>
          </w:p>
        </w:tc>
      </w:tr>
      <w:tr w:rsidR="00895AB4" w:rsidRPr="00BD5FDB" w14:paraId="0E5B5137" w14:textId="77777777" w:rsidTr="00E13C84">
        <w:trPr>
          <w:jc w:val="center"/>
        </w:trPr>
        <w:tc>
          <w:tcPr>
            <w:tcW w:w="518" w:type="dxa"/>
            <w:tcBorders>
              <w:top w:val="single" w:sz="4" w:space="0" w:color="auto"/>
              <w:left w:val="single" w:sz="4" w:space="0" w:color="auto"/>
            </w:tcBorders>
          </w:tcPr>
          <w:p w14:paraId="6FAB8524" w14:textId="77777777" w:rsidR="00895AB4" w:rsidRPr="00BD5FDB" w:rsidRDefault="000D4A1B" w:rsidP="00E13C84">
            <w:pPr>
              <w:pStyle w:val="Other0"/>
            </w:pPr>
            <w:r w:rsidRPr="00BD5FDB">
              <w:rPr>
                <w:rStyle w:val="Other"/>
                <w:lang w:val="fr-FR"/>
              </w:rPr>
              <w:t>2356</w:t>
            </w:r>
          </w:p>
        </w:tc>
        <w:tc>
          <w:tcPr>
            <w:tcW w:w="3869" w:type="dxa"/>
            <w:tcBorders>
              <w:top w:val="single" w:sz="4" w:space="0" w:color="auto"/>
              <w:left w:val="single" w:sz="4" w:space="0" w:color="auto"/>
            </w:tcBorders>
          </w:tcPr>
          <w:p w14:paraId="221FA918" w14:textId="77777777" w:rsidR="00895AB4" w:rsidRPr="00BD5FDB" w:rsidRDefault="000D4A1B" w:rsidP="00E13C84">
            <w:pPr>
              <w:pStyle w:val="Other0"/>
            </w:pPr>
            <w:r w:rsidRPr="00BD5FDB">
              <w:rPr>
                <w:rStyle w:val="Other"/>
              </w:rPr>
              <w:t>API_2356_SIDES_FINAL_CLIENT_TOO_MANY _AFFIXES_ERROR</w:t>
            </w:r>
          </w:p>
        </w:tc>
        <w:tc>
          <w:tcPr>
            <w:tcW w:w="2938" w:type="dxa"/>
            <w:tcBorders>
              <w:top w:val="single" w:sz="4" w:space="0" w:color="auto"/>
              <w:left w:val="single" w:sz="4" w:space="0" w:color="auto"/>
            </w:tcBorders>
          </w:tcPr>
          <w:p w14:paraId="33A6D0AA" w14:textId="77777777" w:rsidR="00895AB4" w:rsidRPr="00BD5FDB" w:rsidRDefault="000D4A1B" w:rsidP="00E13C84">
            <w:pPr>
              <w:pStyle w:val="Other0"/>
            </w:pPr>
            <w:r w:rsidRPr="00BD5FDB">
              <w:rPr>
                <w:rStyle w:val="Other"/>
              </w:rPr>
              <w:t>Several Affix elements supplied, but only one authorised.</w:t>
            </w:r>
          </w:p>
        </w:tc>
        <w:tc>
          <w:tcPr>
            <w:tcW w:w="2995" w:type="dxa"/>
            <w:tcBorders>
              <w:top w:val="single" w:sz="4" w:space="0" w:color="auto"/>
              <w:left w:val="single" w:sz="4" w:space="0" w:color="auto"/>
              <w:right w:val="single" w:sz="4" w:space="0" w:color="auto"/>
            </w:tcBorders>
          </w:tcPr>
          <w:p w14:paraId="219FE685" w14:textId="77777777" w:rsidR="00895AB4" w:rsidRPr="00BD5FDB" w:rsidRDefault="000D4A1B" w:rsidP="00E13C84">
            <w:pPr>
              <w:pStyle w:val="Other0"/>
              <w:ind w:right="201"/>
            </w:pPr>
            <w:r w:rsidRPr="00BD5FDB">
              <w:rPr>
                <w:rStyle w:val="Other"/>
              </w:rPr>
              <w:t>Check the SIDES mapping.</w:t>
            </w:r>
          </w:p>
        </w:tc>
      </w:tr>
      <w:tr w:rsidR="00895AB4" w:rsidRPr="00BD5FDB" w14:paraId="4802D837" w14:textId="77777777" w:rsidTr="00E13C84">
        <w:trPr>
          <w:jc w:val="center"/>
        </w:trPr>
        <w:tc>
          <w:tcPr>
            <w:tcW w:w="518" w:type="dxa"/>
            <w:tcBorders>
              <w:top w:val="single" w:sz="4" w:space="0" w:color="auto"/>
              <w:left w:val="single" w:sz="4" w:space="0" w:color="auto"/>
            </w:tcBorders>
          </w:tcPr>
          <w:p w14:paraId="604756BD" w14:textId="77777777" w:rsidR="00895AB4" w:rsidRPr="00BD5FDB" w:rsidRDefault="000D4A1B" w:rsidP="00E13C84">
            <w:pPr>
              <w:pStyle w:val="Other0"/>
            </w:pPr>
            <w:r w:rsidRPr="00BD5FDB">
              <w:rPr>
                <w:rStyle w:val="Other"/>
                <w:lang w:val="fr-FR"/>
              </w:rPr>
              <w:t>2357</w:t>
            </w:r>
          </w:p>
        </w:tc>
        <w:tc>
          <w:tcPr>
            <w:tcW w:w="3869" w:type="dxa"/>
            <w:tcBorders>
              <w:top w:val="single" w:sz="4" w:space="0" w:color="auto"/>
              <w:left w:val="single" w:sz="4" w:space="0" w:color="auto"/>
            </w:tcBorders>
          </w:tcPr>
          <w:p w14:paraId="2BD76D7F" w14:textId="77777777" w:rsidR="00895AB4" w:rsidRPr="00BD5FDB" w:rsidRDefault="000D4A1B" w:rsidP="00E13C84">
            <w:pPr>
              <w:pStyle w:val="Other0"/>
            </w:pPr>
            <w:r w:rsidRPr="00BD5FDB">
              <w:rPr>
                <w:rStyle w:val="Other"/>
              </w:rPr>
              <w:t>API_2357_SIDES_FINAL_CLIENT_FORM _OF_ADDRESS_ERROR</w:t>
            </w:r>
          </w:p>
        </w:tc>
        <w:tc>
          <w:tcPr>
            <w:tcW w:w="2938" w:type="dxa"/>
            <w:tcBorders>
              <w:top w:val="single" w:sz="4" w:space="0" w:color="auto"/>
              <w:left w:val="single" w:sz="4" w:space="0" w:color="auto"/>
            </w:tcBorders>
          </w:tcPr>
          <w:p w14:paraId="02907D01" w14:textId="77777777" w:rsidR="00895AB4" w:rsidRPr="00BD5FDB" w:rsidRDefault="000D4A1B" w:rsidP="00E13C84">
            <w:pPr>
              <w:pStyle w:val="Other0"/>
            </w:pPr>
            <w:r w:rsidRPr="00BD5FDB">
              <w:rPr>
                <w:rStyle w:val="Other"/>
              </w:rPr>
              <w:t>The required type attribute does not contain the expected value.</w:t>
            </w:r>
          </w:p>
        </w:tc>
        <w:tc>
          <w:tcPr>
            <w:tcW w:w="2995" w:type="dxa"/>
            <w:tcBorders>
              <w:top w:val="single" w:sz="4" w:space="0" w:color="auto"/>
              <w:left w:val="single" w:sz="4" w:space="0" w:color="auto"/>
              <w:right w:val="single" w:sz="4" w:space="0" w:color="auto"/>
            </w:tcBorders>
          </w:tcPr>
          <w:p w14:paraId="7C1836FF" w14:textId="77777777" w:rsidR="00895AB4" w:rsidRPr="00BD5FDB" w:rsidRDefault="000D4A1B" w:rsidP="00E13C84">
            <w:pPr>
              <w:pStyle w:val="Other0"/>
              <w:ind w:right="201"/>
            </w:pPr>
            <w:r w:rsidRPr="00BD5FDB">
              <w:rPr>
                <w:rStyle w:val="Other"/>
              </w:rPr>
              <w:t>Check the SIDES mapping.</w:t>
            </w:r>
          </w:p>
        </w:tc>
      </w:tr>
      <w:tr w:rsidR="00895AB4" w:rsidRPr="00BD5FDB" w14:paraId="10E7C47E" w14:textId="77777777" w:rsidTr="00E13C84">
        <w:trPr>
          <w:jc w:val="center"/>
        </w:trPr>
        <w:tc>
          <w:tcPr>
            <w:tcW w:w="518" w:type="dxa"/>
            <w:tcBorders>
              <w:top w:val="single" w:sz="4" w:space="0" w:color="auto"/>
              <w:left w:val="single" w:sz="4" w:space="0" w:color="auto"/>
            </w:tcBorders>
          </w:tcPr>
          <w:p w14:paraId="302D7F09" w14:textId="77777777" w:rsidR="00895AB4" w:rsidRPr="00BD5FDB" w:rsidRDefault="000D4A1B" w:rsidP="00E13C84">
            <w:pPr>
              <w:pStyle w:val="Other0"/>
            </w:pPr>
            <w:r w:rsidRPr="00BD5FDB">
              <w:rPr>
                <w:rStyle w:val="Other"/>
                <w:lang w:val="fr-FR"/>
              </w:rPr>
              <w:t>2358</w:t>
            </w:r>
          </w:p>
        </w:tc>
        <w:tc>
          <w:tcPr>
            <w:tcW w:w="3869" w:type="dxa"/>
            <w:tcBorders>
              <w:top w:val="single" w:sz="4" w:space="0" w:color="auto"/>
              <w:left w:val="single" w:sz="4" w:space="0" w:color="auto"/>
            </w:tcBorders>
          </w:tcPr>
          <w:p w14:paraId="5C6F59EE" w14:textId="77777777" w:rsidR="00895AB4" w:rsidRPr="00BD5FDB" w:rsidRDefault="000D4A1B" w:rsidP="00E13C84">
            <w:pPr>
              <w:pStyle w:val="Other0"/>
            </w:pPr>
            <w:r w:rsidRPr="00BD5FDB">
              <w:rPr>
                <w:rStyle w:val="Other"/>
              </w:rPr>
              <w:t>API_2358_SIDES_FINAL_CLIENT_MISSING _FAMILY_NAME_ERROR</w:t>
            </w:r>
          </w:p>
        </w:tc>
        <w:tc>
          <w:tcPr>
            <w:tcW w:w="2938" w:type="dxa"/>
            <w:tcBorders>
              <w:top w:val="single" w:sz="4" w:space="0" w:color="auto"/>
              <w:left w:val="single" w:sz="4" w:space="0" w:color="auto"/>
            </w:tcBorders>
          </w:tcPr>
          <w:p w14:paraId="36D9DB40" w14:textId="77777777" w:rsidR="00895AB4" w:rsidRPr="00BD5FDB" w:rsidRDefault="000D4A1B" w:rsidP="00E13C84">
            <w:pPr>
              <w:pStyle w:val="Other0"/>
            </w:pPr>
            <w:r w:rsidRPr="00BD5FDB">
              <w:rPr>
                <w:rStyle w:val="Other"/>
              </w:rPr>
              <w:t>The required FamilyName element has not been supplied.</w:t>
            </w:r>
          </w:p>
        </w:tc>
        <w:tc>
          <w:tcPr>
            <w:tcW w:w="2995" w:type="dxa"/>
            <w:tcBorders>
              <w:top w:val="single" w:sz="4" w:space="0" w:color="auto"/>
              <w:left w:val="single" w:sz="4" w:space="0" w:color="auto"/>
              <w:right w:val="single" w:sz="4" w:space="0" w:color="auto"/>
            </w:tcBorders>
          </w:tcPr>
          <w:p w14:paraId="5EBCED48" w14:textId="77777777" w:rsidR="00895AB4" w:rsidRPr="00BD5FDB" w:rsidRDefault="000D4A1B" w:rsidP="00E13C84">
            <w:pPr>
              <w:pStyle w:val="Other0"/>
              <w:ind w:right="201"/>
            </w:pPr>
            <w:r w:rsidRPr="00BD5FDB">
              <w:rPr>
                <w:rStyle w:val="Other"/>
              </w:rPr>
              <w:t>Check the SIDES mapping.</w:t>
            </w:r>
          </w:p>
        </w:tc>
      </w:tr>
      <w:tr w:rsidR="00895AB4" w:rsidRPr="00BD5FDB" w14:paraId="2EF553B9" w14:textId="77777777" w:rsidTr="00E13C84">
        <w:trPr>
          <w:jc w:val="center"/>
        </w:trPr>
        <w:tc>
          <w:tcPr>
            <w:tcW w:w="518" w:type="dxa"/>
            <w:tcBorders>
              <w:top w:val="single" w:sz="4" w:space="0" w:color="auto"/>
              <w:left w:val="single" w:sz="4" w:space="0" w:color="auto"/>
            </w:tcBorders>
          </w:tcPr>
          <w:p w14:paraId="2669C761" w14:textId="77777777" w:rsidR="00895AB4" w:rsidRPr="00BD5FDB" w:rsidRDefault="000D4A1B" w:rsidP="00E13C84">
            <w:pPr>
              <w:pStyle w:val="Other0"/>
            </w:pPr>
            <w:r w:rsidRPr="00BD5FDB">
              <w:rPr>
                <w:rStyle w:val="Other"/>
                <w:lang w:val="fr-FR"/>
              </w:rPr>
              <w:t>2359</w:t>
            </w:r>
          </w:p>
        </w:tc>
        <w:tc>
          <w:tcPr>
            <w:tcW w:w="3869" w:type="dxa"/>
            <w:tcBorders>
              <w:top w:val="single" w:sz="4" w:space="0" w:color="auto"/>
              <w:left w:val="single" w:sz="4" w:space="0" w:color="auto"/>
            </w:tcBorders>
          </w:tcPr>
          <w:p w14:paraId="43129128" w14:textId="77777777" w:rsidR="00895AB4" w:rsidRPr="00BD5FDB" w:rsidRDefault="000D4A1B" w:rsidP="00E13C84">
            <w:pPr>
              <w:pStyle w:val="Other0"/>
            </w:pPr>
            <w:r w:rsidRPr="00BD5FDB">
              <w:rPr>
                <w:rStyle w:val="Other"/>
              </w:rPr>
              <w:t>API_2359_SIDES_FINAL_CLIENT_PRIMARY _FAMILY_NAME_ERROR</w:t>
            </w:r>
          </w:p>
        </w:tc>
        <w:tc>
          <w:tcPr>
            <w:tcW w:w="2938" w:type="dxa"/>
            <w:tcBorders>
              <w:top w:val="single" w:sz="4" w:space="0" w:color="auto"/>
              <w:left w:val="single" w:sz="4" w:space="0" w:color="auto"/>
            </w:tcBorders>
          </w:tcPr>
          <w:p w14:paraId="3A5778DC" w14:textId="77777777" w:rsidR="00895AB4" w:rsidRPr="00BD5FDB" w:rsidRDefault="000D4A1B" w:rsidP="00E13C84">
            <w:pPr>
              <w:pStyle w:val="Other0"/>
            </w:pPr>
            <w:r w:rsidRPr="00BD5FDB">
              <w:rPr>
                <w:rStyle w:val="Other"/>
              </w:rPr>
              <w:t>The required primary attribute does not contain the expected value.</w:t>
            </w:r>
          </w:p>
        </w:tc>
        <w:tc>
          <w:tcPr>
            <w:tcW w:w="2995" w:type="dxa"/>
            <w:tcBorders>
              <w:top w:val="single" w:sz="4" w:space="0" w:color="auto"/>
              <w:left w:val="single" w:sz="4" w:space="0" w:color="auto"/>
              <w:right w:val="single" w:sz="4" w:space="0" w:color="auto"/>
            </w:tcBorders>
          </w:tcPr>
          <w:p w14:paraId="48C454C8" w14:textId="77777777" w:rsidR="00895AB4" w:rsidRPr="00BD5FDB" w:rsidRDefault="000D4A1B" w:rsidP="00E13C84">
            <w:pPr>
              <w:pStyle w:val="Other0"/>
              <w:ind w:right="201"/>
            </w:pPr>
            <w:r w:rsidRPr="00BD5FDB">
              <w:rPr>
                <w:rStyle w:val="Other"/>
              </w:rPr>
              <w:t>Check the SIDES mapping.</w:t>
            </w:r>
          </w:p>
        </w:tc>
      </w:tr>
      <w:tr w:rsidR="00895AB4" w:rsidRPr="00BD5FDB" w14:paraId="148CA10B" w14:textId="77777777" w:rsidTr="00E13C84">
        <w:trPr>
          <w:jc w:val="center"/>
        </w:trPr>
        <w:tc>
          <w:tcPr>
            <w:tcW w:w="518" w:type="dxa"/>
            <w:tcBorders>
              <w:top w:val="single" w:sz="4" w:space="0" w:color="auto"/>
              <w:left w:val="single" w:sz="4" w:space="0" w:color="auto"/>
            </w:tcBorders>
          </w:tcPr>
          <w:p w14:paraId="1499BC99" w14:textId="77777777" w:rsidR="00895AB4" w:rsidRPr="00BD5FDB" w:rsidRDefault="000D4A1B" w:rsidP="00E13C84">
            <w:pPr>
              <w:pStyle w:val="Other0"/>
            </w:pPr>
            <w:r w:rsidRPr="00BD5FDB">
              <w:rPr>
                <w:rStyle w:val="Other"/>
                <w:lang w:val="fr-FR"/>
              </w:rPr>
              <w:t>2360</w:t>
            </w:r>
          </w:p>
        </w:tc>
        <w:tc>
          <w:tcPr>
            <w:tcW w:w="3869" w:type="dxa"/>
            <w:tcBorders>
              <w:top w:val="single" w:sz="4" w:space="0" w:color="auto"/>
              <w:left w:val="single" w:sz="4" w:space="0" w:color="auto"/>
            </w:tcBorders>
          </w:tcPr>
          <w:p w14:paraId="68E4EBA2" w14:textId="77777777" w:rsidR="00895AB4" w:rsidRPr="00BD5FDB" w:rsidRDefault="000D4A1B" w:rsidP="00E13C84">
            <w:pPr>
              <w:pStyle w:val="Other0"/>
            </w:pPr>
            <w:r w:rsidRPr="00BD5FDB">
              <w:rPr>
                <w:rStyle w:val="Other"/>
              </w:rPr>
              <w:t>API_2360_SIDES_FINAL_CLIENT_MISSING _GIVEN_NAME_ERROR</w:t>
            </w:r>
          </w:p>
        </w:tc>
        <w:tc>
          <w:tcPr>
            <w:tcW w:w="2938" w:type="dxa"/>
            <w:tcBorders>
              <w:top w:val="single" w:sz="4" w:space="0" w:color="auto"/>
              <w:left w:val="single" w:sz="4" w:space="0" w:color="auto"/>
            </w:tcBorders>
          </w:tcPr>
          <w:p w14:paraId="31308C94" w14:textId="77777777" w:rsidR="00895AB4" w:rsidRPr="00BD5FDB" w:rsidRDefault="000D4A1B" w:rsidP="00E13C84">
            <w:pPr>
              <w:pStyle w:val="Other0"/>
            </w:pPr>
            <w:r w:rsidRPr="00BD5FDB">
              <w:rPr>
                <w:rStyle w:val="Other"/>
              </w:rPr>
              <w:t>The required GivenName element has not been supplied.</w:t>
            </w:r>
          </w:p>
        </w:tc>
        <w:tc>
          <w:tcPr>
            <w:tcW w:w="2995" w:type="dxa"/>
            <w:tcBorders>
              <w:top w:val="single" w:sz="4" w:space="0" w:color="auto"/>
              <w:left w:val="single" w:sz="4" w:space="0" w:color="auto"/>
              <w:right w:val="single" w:sz="4" w:space="0" w:color="auto"/>
            </w:tcBorders>
          </w:tcPr>
          <w:p w14:paraId="2E8DE4BB" w14:textId="77777777" w:rsidR="00895AB4" w:rsidRPr="00BD5FDB" w:rsidRDefault="000D4A1B" w:rsidP="00E13C84">
            <w:pPr>
              <w:pStyle w:val="Other0"/>
              <w:ind w:right="201"/>
            </w:pPr>
            <w:r w:rsidRPr="00BD5FDB">
              <w:rPr>
                <w:rStyle w:val="Other"/>
              </w:rPr>
              <w:t>Check the SIDES mapping.</w:t>
            </w:r>
          </w:p>
        </w:tc>
      </w:tr>
      <w:tr w:rsidR="00895AB4" w:rsidRPr="00BD5FDB" w14:paraId="68A0DE96" w14:textId="77777777" w:rsidTr="00E13C84">
        <w:trPr>
          <w:jc w:val="center"/>
        </w:trPr>
        <w:tc>
          <w:tcPr>
            <w:tcW w:w="518" w:type="dxa"/>
            <w:tcBorders>
              <w:top w:val="single" w:sz="4" w:space="0" w:color="auto"/>
              <w:left w:val="single" w:sz="4" w:space="0" w:color="auto"/>
            </w:tcBorders>
          </w:tcPr>
          <w:p w14:paraId="720AE4EE" w14:textId="77777777" w:rsidR="00895AB4" w:rsidRPr="00BD5FDB" w:rsidRDefault="000D4A1B" w:rsidP="00E13C84">
            <w:pPr>
              <w:pStyle w:val="Other0"/>
            </w:pPr>
            <w:r w:rsidRPr="00BD5FDB">
              <w:rPr>
                <w:rStyle w:val="Other"/>
                <w:lang w:val="fr-FR"/>
              </w:rPr>
              <w:t>2361</w:t>
            </w:r>
          </w:p>
        </w:tc>
        <w:tc>
          <w:tcPr>
            <w:tcW w:w="3869" w:type="dxa"/>
            <w:tcBorders>
              <w:top w:val="single" w:sz="4" w:space="0" w:color="auto"/>
              <w:left w:val="single" w:sz="4" w:space="0" w:color="auto"/>
            </w:tcBorders>
          </w:tcPr>
          <w:p w14:paraId="26FD78AC" w14:textId="77777777" w:rsidR="00895AB4" w:rsidRPr="00BD5FDB" w:rsidRDefault="000D4A1B" w:rsidP="00E13C84">
            <w:pPr>
              <w:pStyle w:val="Other0"/>
            </w:pPr>
            <w:r w:rsidRPr="00BD5FDB">
              <w:rPr>
                <w:rStyle w:val="Other"/>
              </w:rPr>
              <w:t>API_2361_SIDES_FINAL_CLIENT_TYPE_OF _ORGANIZATION_ERROR</w:t>
            </w:r>
          </w:p>
        </w:tc>
        <w:tc>
          <w:tcPr>
            <w:tcW w:w="2938" w:type="dxa"/>
            <w:tcBorders>
              <w:top w:val="single" w:sz="4" w:space="0" w:color="auto"/>
              <w:left w:val="single" w:sz="4" w:space="0" w:color="auto"/>
            </w:tcBorders>
          </w:tcPr>
          <w:p w14:paraId="650B1BD9" w14:textId="77777777" w:rsidR="00895AB4" w:rsidRPr="00BD5FDB" w:rsidRDefault="000D4A1B" w:rsidP="00E13C84">
            <w:pPr>
              <w:pStyle w:val="Other0"/>
            </w:pPr>
            <w:r w:rsidRPr="00BD5FDB">
              <w:rPr>
                <w:rStyle w:val="Other"/>
              </w:rPr>
              <w:t>The required typeOfOrganization attribute does not contain the expected value.</w:t>
            </w:r>
          </w:p>
        </w:tc>
        <w:tc>
          <w:tcPr>
            <w:tcW w:w="2995" w:type="dxa"/>
            <w:tcBorders>
              <w:top w:val="single" w:sz="4" w:space="0" w:color="auto"/>
              <w:left w:val="single" w:sz="4" w:space="0" w:color="auto"/>
              <w:right w:val="single" w:sz="4" w:space="0" w:color="auto"/>
            </w:tcBorders>
          </w:tcPr>
          <w:p w14:paraId="76384AF7" w14:textId="77777777" w:rsidR="00895AB4" w:rsidRPr="00BD5FDB" w:rsidRDefault="000D4A1B" w:rsidP="00E13C84">
            <w:pPr>
              <w:pStyle w:val="Other0"/>
              <w:ind w:right="201"/>
            </w:pPr>
            <w:r w:rsidRPr="00BD5FDB">
              <w:rPr>
                <w:rStyle w:val="Other"/>
              </w:rPr>
              <w:t>Check the SIDES mapping.</w:t>
            </w:r>
          </w:p>
        </w:tc>
      </w:tr>
      <w:tr w:rsidR="00895AB4" w:rsidRPr="00BD5FDB" w14:paraId="2A1991F5" w14:textId="77777777" w:rsidTr="00E13C84">
        <w:trPr>
          <w:jc w:val="center"/>
        </w:trPr>
        <w:tc>
          <w:tcPr>
            <w:tcW w:w="518" w:type="dxa"/>
            <w:tcBorders>
              <w:top w:val="single" w:sz="4" w:space="0" w:color="auto"/>
              <w:left w:val="single" w:sz="4" w:space="0" w:color="auto"/>
              <w:bottom w:val="single" w:sz="4" w:space="0" w:color="auto"/>
            </w:tcBorders>
          </w:tcPr>
          <w:p w14:paraId="7E88203E" w14:textId="77777777" w:rsidR="00895AB4" w:rsidRPr="00BD5FDB" w:rsidRDefault="000D4A1B" w:rsidP="00E13C84">
            <w:pPr>
              <w:pStyle w:val="Other0"/>
            </w:pPr>
            <w:r w:rsidRPr="00BD5FDB">
              <w:rPr>
                <w:rStyle w:val="Other"/>
                <w:lang w:val="fr-FR"/>
              </w:rPr>
              <w:t>2362</w:t>
            </w:r>
          </w:p>
        </w:tc>
        <w:tc>
          <w:tcPr>
            <w:tcW w:w="3869" w:type="dxa"/>
            <w:tcBorders>
              <w:top w:val="single" w:sz="4" w:space="0" w:color="auto"/>
              <w:left w:val="single" w:sz="4" w:space="0" w:color="auto"/>
              <w:bottom w:val="single" w:sz="4" w:space="0" w:color="auto"/>
            </w:tcBorders>
          </w:tcPr>
          <w:p w14:paraId="4749DF1D" w14:textId="77777777" w:rsidR="00895AB4" w:rsidRPr="00BD5FDB" w:rsidRDefault="000D4A1B" w:rsidP="00E13C84">
            <w:pPr>
              <w:pStyle w:val="Other0"/>
            </w:pPr>
            <w:r w:rsidRPr="00BD5FDB">
              <w:rPr>
                <w:rStyle w:val="Other"/>
              </w:rPr>
              <w:t>API_2362_SIDES_FINAL_CLIENT_TOO _MANY_ORGANIZATIONS_ERROR</w:t>
            </w:r>
          </w:p>
        </w:tc>
        <w:tc>
          <w:tcPr>
            <w:tcW w:w="2938" w:type="dxa"/>
            <w:tcBorders>
              <w:top w:val="single" w:sz="4" w:space="0" w:color="auto"/>
              <w:left w:val="single" w:sz="4" w:space="0" w:color="auto"/>
              <w:bottom w:val="single" w:sz="4" w:space="0" w:color="auto"/>
            </w:tcBorders>
          </w:tcPr>
          <w:p w14:paraId="78012749" w14:textId="77777777" w:rsidR="00895AB4" w:rsidRPr="00BD5FDB" w:rsidRDefault="000D4A1B" w:rsidP="00E13C84">
            <w:pPr>
              <w:pStyle w:val="Other0"/>
            </w:pPr>
            <w:r w:rsidRPr="00BD5FDB">
              <w:rPr>
                <w:rStyle w:val="Other"/>
              </w:rPr>
              <w:t>Several Organization elements supplied, but only one authorised.</w:t>
            </w:r>
          </w:p>
        </w:tc>
        <w:tc>
          <w:tcPr>
            <w:tcW w:w="2995" w:type="dxa"/>
            <w:tcBorders>
              <w:top w:val="single" w:sz="4" w:space="0" w:color="auto"/>
              <w:left w:val="single" w:sz="4" w:space="0" w:color="auto"/>
              <w:bottom w:val="single" w:sz="4" w:space="0" w:color="auto"/>
              <w:right w:val="single" w:sz="4" w:space="0" w:color="auto"/>
            </w:tcBorders>
          </w:tcPr>
          <w:p w14:paraId="5F4D0DDC" w14:textId="77777777" w:rsidR="00895AB4" w:rsidRPr="00BD5FDB" w:rsidRDefault="000D4A1B" w:rsidP="00E13C84">
            <w:pPr>
              <w:pStyle w:val="Other0"/>
              <w:ind w:right="201"/>
            </w:pPr>
            <w:r w:rsidRPr="00BD5FDB">
              <w:rPr>
                <w:rStyle w:val="Other"/>
              </w:rPr>
              <w:t>Check the SIDES mapping.</w:t>
            </w:r>
          </w:p>
        </w:tc>
      </w:tr>
    </w:tbl>
    <w:p w14:paraId="32012019" w14:textId="77777777" w:rsidR="00895AB4" w:rsidRPr="00BD5FDB" w:rsidRDefault="000D4A1B" w:rsidP="009710C9">
      <w:pPr>
        <w:rPr>
          <w:sz w:val="2"/>
          <w:szCs w:val="2"/>
        </w:rPr>
      </w:pPr>
      <w:r w:rsidRPr="00BD5FDB">
        <w:br w:type="page"/>
      </w:r>
    </w:p>
    <w:tbl>
      <w:tblPr>
        <w:tblOverlap w:val="never"/>
        <w:tblW w:w="0" w:type="auto"/>
        <w:jc w:val="center"/>
        <w:tblLayout w:type="fixed"/>
        <w:tblCellMar>
          <w:top w:w="57" w:type="dxa"/>
          <w:left w:w="57" w:type="dxa"/>
          <w:bottom w:w="57" w:type="dxa"/>
          <w:right w:w="57" w:type="dxa"/>
        </w:tblCellMar>
        <w:tblLook w:val="0000" w:firstRow="0" w:lastRow="0" w:firstColumn="0" w:lastColumn="0" w:noHBand="0" w:noVBand="0"/>
      </w:tblPr>
      <w:tblGrid>
        <w:gridCol w:w="518"/>
        <w:gridCol w:w="3869"/>
        <w:gridCol w:w="2938"/>
        <w:gridCol w:w="2995"/>
      </w:tblGrid>
      <w:tr w:rsidR="00895AB4" w:rsidRPr="00BD5FDB" w14:paraId="2C27141E" w14:textId="77777777" w:rsidTr="00E13C84">
        <w:trPr>
          <w:jc w:val="center"/>
        </w:trPr>
        <w:tc>
          <w:tcPr>
            <w:tcW w:w="518" w:type="dxa"/>
            <w:tcBorders>
              <w:top w:val="single" w:sz="4" w:space="0" w:color="auto"/>
              <w:left w:val="single" w:sz="4" w:space="0" w:color="auto"/>
            </w:tcBorders>
          </w:tcPr>
          <w:p w14:paraId="70392C7B" w14:textId="77777777" w:rsidR="00895AB4" w:rsidRPr="00BD5FDB" w:rsidRDefault="000D4A1B" w:rsidP="00E13C84">
            <w:pPr>
              <w:pStyle w:val="Other0"/>
            </w:pPr>
            <w:r w:rsidRPr="00BD5FDB">
              <w:rPr>
                <w:rStyle w:val="Other"/>
                <w:lang w:val="fr-FR"/>
              </w:rPr>
              <w:lastRenderedPageBreak/>
              <w:t>2363</w:t>
            </w:r>
          </w:p>
        </w:tc>
        <w:tc>
          <w:tcPr>
            <w:tcW w:w="3869" w:type="dxa"/>
            <w:tcBorders>
              <w:top w:val="single" w:sz="4" w:space="0" w:color="auto"/>
              <w:left w:val="single" w:sz="4" w:space="0" w:color="auto"/>
            </w:tcBorders>
          </w:tcPr>
          <w:p w14:paraId="5C6C5CDF" w14:textId="77777777" w:rsidR="00895AB4" w:rsidRPr="00BD5FDB" w:rsidRDefault="000D4A1B" w:rsidP="00E13C84">
            <w:pPr>
              <w:pStyle w:val="Other0"/>
            </w:pPr>
            <w:r w:rsidRPr="00BD5FDB">
              <w:rPr>
                <w:rStyle w:val="Other"/>
              </w:rPr>
              <w:t>API_2363_SIDES_FINAL_CLIENT_MISSING _ORGANIZATION_NAME_ERROR</w:t>
            </w:r>
          </w:p>
        </w:tc>
        <w:tc>
          <w:tcPr>
            <w:tcW w:w="2938" w:type="dxa"/>
            <w:tcBorders>
              <w:top w:val="single" w:sz="4" w:space="0" w:color="auto"/>
              <w:left w:val="single" w:sz="4" w:space="0" w:color="auto"/>
            </w:tcBorders>
          </w:tcPr>
          <w:p w14:paraId="4433D052" w14:textId="77777777" w:rsidR="00895AB4" w:rsidRPr="00BD5FDB" w:rsidRDefault="000D4A1B" w:rsidP="00E13C84">
            <w:pPr>
              <w:pStyle w:val="Other0"/>
              <w:ind w:right="41"/>
            </w:pPr>
            <w:r w:rsidRPr="00BD5FDB">
              <w:rPr>
                <w:rStyle w:val="Other"/>
              </w:rPr>
              <w:t>The required element OrganizationName has not been supplied.</w:t>
            </w:r>
          </w:p>
        </w:tc>
        <w:tc>
          <w:tcPr>
            <w:tcW w:w="2995" w:type="dxa"/>
            <w:tcBorders>
              <w:top w:val="single" w:sz="4" w:space="0" w:color="auto"/>
              <w:left w:val="single" w:sz="4" w:space="0" w:color="auto"/>
              <w:right w:val="single" w:sz="4" w:space="0" w:color="auto"/>
            </w:tcBorders>
          </w:tcPr>
          <w:p w14:paraId="12CBB68E" w14:textId="77777777" w:rsidR="00895AB4" w:rsidRPr="00BD5FDB" w:rsidRDefault="000D4A1B" w:rsidP="00E13C84">
            <w:pPr>
              <w:pStyle w:val="Other0"/>
            </w:pPr>
            <w:r w:rsidRPr="00BD5FDB">
              <w:rPr>
                <w:rStyle w:val="Other"/>
              </w:rPr>
              <w:t>Check the SIDES mapping.</w:t>
            </w:r>
          </w:p>
        </w:tc>
      </w:tr>
      <w:tr w:rsidR="00895AB4" w:rsidRPr="00BD5FDB" w14:paraId="50C1F2C1" w14:textId="77777777" w:rsidTr="00E13C84">
        <w:trPr>
          <w:jc w:val="center"/>
        </w:trPr>
        <w:tc>
          <w:tcPr>
            <w:tcW w:w="518" w:type="dxa"/>
            <w:tcBorders>
              <w:top w:val="single" w:sz="4" w:space="0" w:color="auto"/>
              <w:left w:val="single" w:sz="4" w:space="0" w:color="auto"/>
            </w:tcBorders>
          </w:tcPr>
          <w:p w14:paraId="723B9504" w14:textId="77777777" w:rsidR="00895AB4" w:rsidRPr="00BD5FDB" w:rsidRDefault="000D4A1B" w:rsidP="00E13C84">
            <w:pPr>
              <w:pStyle w:val="Other0"/>
            </w:pPr>
            <w:r w:rsidRPr="00BD5FDB">
              <w:rPr>
                <w:rStyle w:val="Other"/>
                <w:lang w:val="fr-FR"/>
              </w:rPr>
              <w:t>2364</w:t>
            </w:r>
          </w:p>
        </w:tc>
        <w:tc>
          <w:tcPr>
            <w:tcW w:w="3869" w:type="dxa"/>
            <w:tcBorders>
              <w:top w:val="single" w:sz="4" w:space="0" w:color="auto"/>
              <w:left w:val="single" w:sz="4" w:space="0" w:color="auto"/>
            </w:tcBorders>
          </w:tcPr>
          <w:p w14:paraId="72D0BDA6" w14:textId="77777777" w:rsidR="00895AB4" w:rsidRPr="00BD5FDB" w:rsidRDefault="000D4A1B" w:rsidP="00E13C84">
            <w:pPr>
              <w:pStyle w:val="Other0"/>
            </w:pPr>
            <w:r w:rsidRPr="00BD5FDB">
              <w:rPr>
                <w:rStyle w:val="Other"/>
              </w:rPr>
              <w:t>API_2364_SIDES_FINAL_CLIENT_MISSING _LEGAL_ID_ERROR</w:t>
            </w:r>
          </w:p>
        </w:tc>
        <w:tc>
          <w:tcPr>
            <w:tcW w:w="2938" w:type="dxa"/>
            <w:tcBorders>
              <w:top w:val="single" w:sz="4" w:space="0" w:color="auto"/>
              <w:left w:val="single" w:sz="4" w:space="0" w:color="auto"/>
            </w:tcBorders>
          </w:tcPr>
          <w:p w14:paraId="4D088B9B" w14:textId="77777777" w:rsidR="00895AB4" w:rsidRPr="00BD5FDB" w:rsidRDefault="000D4A1B" w:rsidP="00E13C84">
            <w:pPr>
              <w:pStyle w:val="Other0"/>
              <w:ind w:right="41"/>
            </w:pPr>
            <w:r w:rsidRPr="00BD5FDB">
              <w:rPr>
                <w:rStyle w:val="Other"/>
              </w:rPr>
              <w:t>The required element LegalId has not been supplied.</w:t>
            </w:r>
          </w:p>
        </w:tc>
        <w:tc>
          <w:tcPr>
            <w:tcW w:w="2995" w:type="dxa"/>
            <w:tcBorders>
              <w:top w:val="single" w:sz="4" w:space="0" w:color="auto"/>
              <w:left w:val="single" w:sz="4" w:space="0" w:color="auto"/>
              <w:right w:val="single" w:sz="4" w:space="0" w:color="auto"/>
            </w:tcBorders>
          </w:tcPr>
          <w:p w14:paraId="5BE08E5A" w14:textId="77777777" w:rsidR="00895AB4" w:rsidRPr="00BD5FDB" w:rsidRDefault="000D4A1B" w:rsidP="00E13C84">
            <w:pPr>
              <w:pStyle w:val="Other0"/>
            </w:pPr>
            <w:r w:rsidRPr="00BD5FDB">
              <w:rPr>
                <w:rStyle w:val="Other"/>
              </w:rPr>
              <w:t>Check the SIDES mapping.</w:t>
            </w:r>
          </w:p>
        </w:tc>
      </w:tr>
      <w:tr w:rsidR="00895AB4" w:rsidRPr="00BD5FDB" w14:paraId="11DE3D13" w14:textId="77777777" w:rsidTr="00E13C84">
        <w:trPr>
          <w:jc w:val="center"/>
        </w:trPr>
        <w:tc>
          <w:tcPr>
            <w:tcW w:w="518" w:type="dxa"/>
            <w:tcBorders>
              <w:top w:val="single" w:sz="4" w:space="0" w:color="auto"/>
              <w:left w:val="single" w:sz="4" w:space="0" w:color="auto"/>
            </w:tcBorders>
          </w:tcPr>
          <w:p w14:paraId="3B8AAAB5" w14:textId="77777777" w:rsidR="00895AB4" w:rsidRPr="00BD5FDB" w:rsidRDefault="000D4A1B" w:rsidP="00E13C84">
            <w:pPr>
              <w:pStyle w:val="Other0"/>
            </w:pPr>
            <w:r w:rsidRPr="00BD5FDB">
              <w:rPr>
                <w:rStyle w:val="Other"/>
                <w:lang w:val="fr-FR"/>
              </w:rPr>
              <w:t>2365</w:t>
            </w:r>
          </w:p>
        </w:tc>
        <w:tc>
          <w:tcPr>
            <w:tcW w:w="3869" w:type="dxa"/>
            <w:tcBorders>
              <w:top w:val="single" w:sz="4" w:space="0" w:color="auto"/>
              <w:left w:val="single" w:sz="4" w:space="0" w:color="auto"/>
            </w:tcBorders>
          </w:tcPr>
          <w:p w14:paraId="51C3BE5D" w14:textId="77777777" w:rsidR="00895AB4" w:rsidRPr="00BD5FDB" w:rsidRDefault="000D4A1B" w:rsidP="00E13C84">
            <w:pPr>
              <w:pStyle w:val="Other0"/>
            </w:pPr>
            <w:r w:rsidRPr="00BD5FDB">
              <w:rPr>
                <w:rStyle w:val="Other"/>
              </w:rPr>
              <w:t>API_2365_SIDES_FINAL_CLIENT_TOO _MANY_LEGAL_IDS_ERROR</w:t>
            </w:r>
          </w:p>
        </w:tc>
        <w:tc>
          <w:tcPr>
            <w:tcW w:w="2938" w:type="dxa"/>
            <w:tcBorders>
              <w:top w:val="single" w:sz="4" w:space="0" w:color="auto"/>
              <w:left w:val="single" w:sz="4" w:space="0" w:color="auto"/>
            </w:tcBorders>
          </w:tcPr>
          <w:p w14:paraId="5D6AE31B" w14:textId="77777777" w:rsidR="00895AB4" w:rsidRPr="00BD5FDB" w:rsidRDefault="000D4A1B" w:rsidP="00E13C84">
            <w:pPr>
              <w:pStyle w:val="Other0"/>
              <w:ind w:right="41"/>
            </w:pPr>
            <w:r w:rsidRPr="00BD5FDB">
              <w:rPr>
                <w:rStyle w:val="Other"/>
              </w:rPr>
              <w:t>Several LegalId elements supplied, but only one authorised.</w:t>
            </w:r>
          </w:p>
        </w:tc>
        <w:tc>
          <w:tcPr>
            <w:tcW w:w="2995" w:type="dxa"/>
            <w:tcBorders>
              <w:top w:val="single" w:sz="4" w:space="0" w:color="auto"/>
              <w:left w:val="single" w:sz="4" w:space="0" w:color="auto"/>
              <w:right w:val="single" w:sz="4" w:space="0" w:color="auto"/>
            </w:tcBorders>
          </w:tcPr>
          <w:p w14:paraId="68975D2C" w14:textId="77777777" w:rsidR="00895AB4" w:rsidRPr="00BD5FDB" w:rsidRDefault="000D4A1B" w:rsidP="00E13C84">
            <w:pPr>
              <w:pStyle w:val="Other0"/>
            </w:pPr>
            <w:r w:rsidRPr="00BD5FDB">
              <w:rPr>
                <w:rStyle w:val="Other"/>
              </w:rPr>
              <w:t>Check the SIDES mapping.</w:t>
            </w:r>
          </w:p>
        </w:tc>
      </w:tr>
      <w:tr w:rsidR="00895AB4" w:rsidRPr="00BD5FDB" w14:paraId="25B1358A" w14:textId="77777777" w:rsidTr="00E13C84">
        <w:trPr>
          <w:jc w:val="center"/>
        </w:trPr>
        <w:tc>
          <w:tcPr>
            <w:tcW w:w="518" w:type="dxa"/>
            <w:tcBorders>
              <w:top w:val="single" w:sz="4" w:space="0" w:color="auto"/>
              <w:left w:val="single" w:sz="4" w:space="0" w:color="auto"/>
            </w:tcBorders>
          </w:tcPr>
          <w:p w14:paraId="15D9BE73" w14:textId="77777777" w:rsidR="00895AB4" w:rsidRPr="00BD5FDB" w:rsidRDefault="000D4A1B" w:rsidP="00E13C84">
            <w:pPr>
              <w:pStyle w:val="Other0"/>
            </w:pPr>
            <w:r w:rsidRPr="00BD5FDB">
              <w:rPr>
                <w:rStyle w:val="Other"/>
                <w:lang w:val="fr-FR"/>
              </w:rPr>
              <w:t>2366</w:t>
            </w:r>
          </w:p>
        </w:tc>
        <w:tc>
          <w:tcPr>
            <w:tcW w:w="3869" w:type="dxa"/>
            <w:tcBorders>
              <w:top w:val="single" w:sz="4" w:space="0" w:color="auto"/>
              <w:left w:val="single" w:sz="4" w:space="0" w:color="auto"/>
            </w:tcBorders>
          </w:tcPr>
          <w:p w14:paraId="5D6BEC43" w14:textId="77777777" w:rsidR="00895AB4" w:rsidRPr="00BD5FDB" w:rsidRDefault="000D4A1B" w:rsidP="00E13C84">
            <w:pPr>
              <w:pStyle w:val="Other0"/>
            </w:pPr>
            <w:r w:rsidRPr="00BD5FDB">
              <w:rPr>
                <w:rStyle w:val="Other"/>
              </w:rPr>
              <w:t>API_2366_SIDES_FINAL_CLIENT_MISSING _INDUSTRY_CODE_ERROR</w:t>
            </w:r>
          </w:p>
        </w:tc>
        <w:tc>
          <w:tcPr>
            <w:tcW w:w="2938" w:type="dxa"/>
            <w:tcBorders>
              <w:top w:val="single" w:sz="4" w:space="0" w:color="auto"/>
              <w:left w:val="single" w:sz="4" w:space="0" w:color="auto"/>
            </w:tcBorders>
          </w:tcPr>
          <w:p w14:paraId="10539FCF" w14:textId="77777777" w:rsidR="00895AB4" w:rsidRPr="00BD5FDB" w:rsidRDefault="000D4A1B" w:rsidP="00E13C84">
            <w:pPr>
              <w:pStyle w:val="Other0"/>
              <w:ind w:right="41"/>
            </w:pPr>
            <w:r w:rsidRPr="00BD5FDB">
              <w:rPr>
                <w:rStyle w:val="Other"/>
              </w:rPr>
              <w:t>The required IndustryCode element has not been supplied.</w:t>
            </w:r>
          </w:p>
        </w:tc>
        <w:tc>
          <w:tcPr>
            <w:tcW w:w="2995" w:type="dxa"/>
            <w:tcBorders>
              <w:top w:val="single" w:sz="4" w:space="0" w:color="auto"/>
              <w:left w:val="single" w:sz="4" w:space="0" w:color="auto"/>
              <w:right w:val="single" w:sz="4" w:space="0" w:color="auto"/>
            </w:tcBorders>
          </w:tcPr>
          <w:p w14:paraId="73267707" w14:textId="77777777" w:rsidR="00895AB4" w:rsidRPr="00BD5FDB" w:rsidRDefault="000D4A1B" w:rsidP="00E13C84">
            <w:pPr>
              <w:pStyle w:val="Other0"/>
            </w:pPr>
            <w:r w:rsidRPr="00BD5FDB">
              <w:rPr>
                <w:rStyle w:val="Other"/>
              </w:rPr>
              <w:t>Check the SIDES mapping.</w:t>
            </w:r>
          </w:p>
        </w:tc>
      </w:tr>
      <w:tr w:rsidR="00895AB4" w:rsidRPr="00BD5FDB" w14:paraId="7CEC228F" w14:textId="77777777" w:rsidTr="00E13C84">
        <w:trPr>
          <w:jc w:val="center"/>
        </w:trPr>
        <w:tc>
          <w:tcPr>
            <w:tcW w:w="518" w:type="dxa"/>
            <w:tcBorders>
              <w:top w:val="single" w:sz="4" w:space="0" w:color="auto"/>
              <w:left w:val="single" w:sz="4" w:space="0" w:color="auto"/>
            </w:tcBorders>
          </w:tcPr>
          <w:p w14:paraId="1A5FBB7D" w14:textId="77777777" w:rsidR="00895AB4" w:rsidRPr="00BD5FDB" w:rsidRDefault="000D4A1B" w:rsidP="00E13C84">
            <w:pPr>
              <w:pStyle w:val="Other0"/>
            </w:pPr>
            <w:r w:rsidRPr="00BD5FDB">
              <w:rPr>
                <w:rStyle w:val="Other"/>
                <w:lang w:val="fr-FR"/>
              </w:rPr>
              <w:t>2367</w:t>
            </w:r>
          </w:p>
        </w:tc>
        <w:tc>
          <w:tcPr>
            <w:tcW w:w="3869" w:type="dxa"/>
            <w:tcBorders>
              <w:top w:val="single" w:sz="4" w:space="0" w:color="auto"/>
              <w:left w:val="single" w:sz="4" w:space="0" w:color="auto"/>
            </w:tcBorders>
          </w:tcPr>
          <w:p w14:paraId="65A86168" w14:textId="77777777" w:rsidR="00895AB4" w:rsidRPr="00BD5FDB" w:rsidRDefault="000D4A1B" w:rsidP="00E13C84">
            <w:pPr>
              <w:pStyle w:val="Other0"/>
            </w:pPr>
            <w:r w:rsidRPr="00BD5FDB">
              <w:rPr>
                <w:rStyle w:val="Other"/>
              </w:rPr>
              <w:t>API_2367_SIDES_FINAL_CLIENT_INVALID _LEGAL_ID_ERROR</w:t>
            </w:r>
          </w:p>
        </w:tc>
        <w:tc>
          <w:tcPr>
            <w:tcW w:w="2938" w:type="dxa"/>
            <w:tcBorders>
              <w:top w:val="single" w:sz="4" w:space="0" w:color="auto"/>
              <w:left w:val="single" w:sz="4" w:space="0" w:color="auto"/>
            </w:tcBorders>
          </w:tcPr>
          <w:p w14:paraId="07ADB910" w14:textId="77777777" w:rsidR="00895AB4" w:rsidRPr="00BD5FDB" w:rsidRDefault="000D4A1B" w:rsidP="00E13C84">
            <w:pPr>
              <w:pStyle w:val="Other0"/>
              <w:ind w:right="41"/>
            </w:pPr>
            <w:r w:rsidRPr="00BD5FDB">
              <w:rPr>
                <w:rStyle w:val="Other"/>
              </w:rPr>
              <w:t>The SIRET number supplied in the LegalId element is invalid.</w:t>
            </w:r>
          </w:p>
        </w:tc>
        <w:tc>
          <w:tcPr>
            <w:tcW w:w="2995" w:type="dxa"/>
            <w:tcBorders>
              <w:top w:val="single" w:sz="4" w:space="0" w:color="auto"/>
              <w:left w:val="single" w:sz="4" w:space="0" w:color="auto"/>
              <w:right w:val="single" w:sz="4" w:space="0" w:color="auto"/>
            </w:tcBorders>
          </w:tcPr>
          <w:p w14:paraId="2EA14BF8" w14:textId="77777777" w:rsidR="00895AB4" w:rsidRPr="00BD5FDB" w:rsidRDefault="000D4A1B" w:rsidP="00E13C84">
            <w:pPr>
              <w:pStyle w:val="Other0"/>
            </w:pPr>
            <w:r w:rsidRPr="00BD5FDB">
              <w:rPr>
                <w:rStyle w:val="Other"/>
              </w:rPr>
              <w:t>You must supply a valid SIRET number.</w:t>
            </w:r>
          </w:p>
        </w:tc>
      </w:tr>
      <w:tr w:rsidR="00895AB4" w:rsidRPr="00BD5FDB" w14:paraId="0CB72918" w14:textId="77777777" w:rsidTr="00E13C84">
        <w:trPr>
          <w:jc w:val="center"/>
        </w:trPr>
        <w:tc>
          <w:tcPr>
            <w:tcW w:w="518" w:type="dxa"/>
            <w:tcBorders>
              <w:top w:val="single" w:sz="4" w:space="0" w:color="auto"/>
              <w:left w:val="single" w:sz="4" w:space="0" w:color="auto"/>
            </w:tcBorders>
          </w:tcPr>
          <w:p w14:paraId="09F6D45E" w14:textId="77777777" w:rsidR="00895AB4" w:rsidRPr="00BD5FDB" w:rsidRDefault="000D4A1B" w:rsidP="00E13C84">
            <w:pPr>
              <w:pStyle w:val="Other0"/>
            </w:pPr>
            <w:r w:rsidRPr="00BD5FDB">
              <w:rPr>
                <w:rStyle w:val="Other"/>
                <w:lang w:val="fr-FR"/>
              </w:rPr>
              <w:t>2368</w:t>
            </w:r>
          </w:p>
        </w:tc>
        <w:tc>
          <w:tcPr>
            <w:tcW w:w="3869" w:type="dxa"/>
            <w:tcBorders>
              <w:top w:val="single" w:sz="4" w:space="0" w:color="auto"/>
              <w:left w:val="single" w:sz="4" w:space="0" w:color="auto"/>
            </w:tcBorders>
          </w:tcPr>
          <w:p w14:paraId="5D3DDCE8" w14:textId="77777777" w:rsidR="00895AB4" w:rsidRPr="00BD5FDB" w:rsidRDefault="000D4A1B" w:rsidP="00E13C84">
            <w:pPr>
              <w:pStyle w:val="Other0"/>
            </w:pPr>
            <w:r w:rsidRPr="00BD5FDB">
              <w:rPr>
                <w:rStyle w:val="Other"/>
              </w:rPr>
              <w:t>API_2368_SIDES_INVALID_ENTITY_ID_ERROR</w:t>
            </w:r>
          </w:p>
        </w:tc>
        <w:tc>
          <w:tcPr>
            <w:tcW w:w="2938" w:type="dxa"/>
            <w:tcBorders>
              <w:top w:val="single" w:sz="4" w:space="0" w:color="auto"/>
              <w:left w:val="single" w:sz="4" w:space="0" w:color="auto"/>
            </w:tcBorders>
          </w:tcPr>
          <w:p w14:paraId="2950AA6B" w14:textId="77777777" w:rsidR="00895AB4" w:rsidRPr="00BD5FDB" w:rsidRDefault="000D4A1B" w:rsidP="00E13C84">
            <w:pPr>
              <w:pStyle w:val="Other0"/>
              <w:ind w:right="41"/>
            </w:pPr>
            <w:r w:rsidRPr="00BD5FDB">
              <w:rPr>
                <w:rStyle w:val="Other"/>
              </w:rPr>
              <w:t>The identifier supplied in the typeEntityIdType element is invalid.</w:t>
            </w:r>
          </w:p>
        </w:tc>
        <w:tc>
          <w:tcPr>
            <w:tcW w:w="2995" w:type="dxa"/>
            <w:tcBorders>
              <w:top w:val="single" w:sz="4" w:space="0" w:color="auto"/>
              <w:left w:val="single" w:sz="4" w:space="0" w:color="auto"/>
              <w:right w:val="single" w:sz="4" w:space="0" w:color="auto"/>
            </w:tcBorders>
          </w:tcPr>
          <w:p w14:paraId="16A68132" w14:textId="77777777" w:rsidR="00895AB4" w:rsidRPr="00BD5FDB" w:rsidRDefault="000D4A1B" w:rsidP="00E13C84">
            <w:pPr>
              <w:pStyle w:val="Other0"/>
            </w:pPr>
            <w:r w:rsidRPr="00BD5FDB">
              <w:rPr>
                <w:rStyle w:val="Other"/>
              </w:rPr>
              <w:t>Check the SIDES mapping.</w:t>
            </w:r>
          </w:p>
        </w:tc>
      </w:tr>
      <w:tr w:rsidR="00895AB4" w:rsidRPr="00BD5FDB" w14:paraId="7E0F34CE" w14:textId="77777777" w:rsidTr="00E13C84">
        <w:trPr>
          <w:jc w:val="center"/>
        </w:trPr>
        <w:tc>
          <w:tcPr>
            <w:tcW w:w="518" w:type="dxa"/>
            <w:tcBorders>
              <w:top w:val="single" w:sz="4" w:space="0" w:color="auto"/>
              <w:left w:val="single" w:sz="4" w:space="0" w:color="auto"/>
            </w:tcBorders>
          </w:tcPr>
          <w:p w14:paraId="69B02D99" w14:textId="77777777" w:rsidR="00895AB4" w:rsidRPr="00BD5FDB" w:rsidRDefault="000D4A1B" w:rsidP="00E13C84">
            <w:pPr>
              <w:pStyle w:val="Other0"/>
            </w:pPr>
            <w:r w:rsidRPr="00BD5FDB">
              <w:rPr>
                <w:rStyle w:val="Other"/>
                <w:lang w:val="fr-FR"/>
              </w:rPr>
              <w:t>2369</w:t>
            </w:r>
          </w:p>
        </w:tc>
        <w:tc>
          <w:tcPr>
            <w:tcW w:w="3869" w:type="dxa"/>
            <w:tcBorders>
              <w:top w:val="single" w:sz="4" w:space="0" w:color="auto"/>
              <w:left w:val="single" w:sz="4" w:space="0" w:color="auto"/>
            </w:tcBorders>
          </w:tcPr>
          <w:p w14:paraId="26D2230C" w14:textId="77777777" w:rsidR="00895AB4" w:rsidRPr="00BD5FDB" w:rsidRDefault="000D4A1B" w:rsidP="00E13C84">
            <w:pPr>
              <w:pStyle w:val="Other0"/>
            </w:pPr>
            <w:r w:rsidRPr="00BD5FDB">
              <w:rPr>
                <w:rStyle w:val="Other"/>
              </w:rPr>
              <w:t>API_2369_SIDES_TOO_MANY_ID _VALUES_ERROR</w:t>
            </w:r>
          </w:p>
        </w:tc>
        <w:tc>
          <w:tcPr>
            <w:tcW w:w="2938" w:type="dxa"/>
            <w:tcBorders>
              <w:top w:val="single" w:sz="4" w:space="0" w:color="auto"/>
              <w:left w:val="single" w:sz="4" w:space="0" w:color="auto"/>
            </w:tcBorders>
          </w:tcPr>
          <w:p w14:paraId="66973C61" w14:textId="77777777" w:rsidR="00895AB4" w:rsidRPr="00BD5FDB" w:rsidRDefault="000D4A1B" w:rsidP="00E13C84">
            <w:pPr>
              <w:pStyle w:val="Other0"/>
              <w:ind w:right="41"/>
            </w:pPr>
            <w:r w:rsidRPr="00BD5FDB">
              <w:rPr>
                <w:rStyle w:val="Other"/>
              </w:rPr>
              <w:t>The EntityIdType element contains several IdValue elements, but only one is permitted.</w:t>
            </w:r>
          </w:p>
        </w:tc>
        <w:tc>
          <w:tcPr>
            <w:tcW w:w="2995" w:type="dxa"/>
            <w:tcBorders>
              <w:top w:val="single" w:sz="4" w:space="0" w:color="auto"/>
              <w:left w:val="single" w:sz="4" w:space="0" w:color="auto"/>
              <w:right w:val="single" w:sz="4" w:space="0" w:color="auto"/>
            </w:tcBorders>
          </w:tcPr>
          <w:p w14:paraId="52F437D8" w14:textId="77777777" w:rsidR="00895AB4" w:rsidRPr="00BD5FDB" w:rsidRDefault="000D4A1B" w:rsidP="00E13C84">
            <w:pPr>
              <w:pStyle w:val="Other0"/>
            </w:pPr>
            <w:r w:rsidRPr="00BD5FDB">
              <w:rPr>
                <w:rStyle w:val="Other"/>
              </w:rPr>
              <w:t>Check the SIDES mapping.</w:t>
            </w:r>
          </w:p>
        </w:tc>
      </w:tr>
      <w:tr w:rsidR="00895AB4" w:rsidRPr="00BD5FDB" w14:paraId="586A137E" w14:textId="77777777" w:rsidTr="00E13C84">
        <w:trPr>
          <w:jc w:val="center"/>
        </w:trPr>
        <w:tc>
          <w:tcPr>
            <w:tcW w:w="518" w:type="dxa"/>
            <w:tcBorders>
              <w:top w:val="single" w:sz="4" w:space="0" w:color="auto"/>
              <w:left w:val="single" w:sz="4" w:space="0" w:color="auto"/>
            </w:tcBorders>
          </w:tcPr>
          <w:p w14:paraId="2869ACC9" w14:textId="77777777" w:rsidR="00895AB4" w:rsidRPr="00BD5FDB" w:rsidRDefault="000D4A1B" w:rsidP="00E13C84">
            <w:pPr>
              <w:pStyle w:val="Other0"/>
            </w:pPr>
            <w:r w:rsidRPr="00BD5FDB">
              <w:rPr>
                <w:rStyle w:val="Other"/>
                <w:lang w:val="fr-FR"/>
              </w:rPr>
              <w:t>2370</w:t>
            </w:r>
          </w:p>
        </w:tc>
        <w:tc>
          <w:tcPr>
            <w:tcW w:w="3869" w:type="dxa"/>
            <w:tcBorders>
              <w:top w:val="single" w:sz="4" w:space="0" w:color="auto"/>
              <w:left w:val="single" w:sz="4" w:space="0" w:color="auto"/>
            </w:tcBorders>
          </w:tcPr>
          <w:p w14:paraId="79166EDC" w14:textId="77777777" w:rsidR="00895AB4" w:rsidRPr="00BD5FDB" w:rsidRDefault="000D4A1B" w:rsidP="00E13C84">
            <w:pPr>
              <w:pStyle w:val="Other0"/>
            </w:pPr>
            <w:r w:rsidRPr="00BD5FDB">
              <w:rPr>
                <w:rStyle w:val="Other"/>
              </w:rPr>
              <w:t>API_2370_SIDES_INVALID_PARTNER _ID_ERROR</w:t>
            </w:r>
          </w:p>
        </w:tc>
        <w:tc>
          <w:tcPr>
            <w:tcW w:w="2938" w:type="dxa"/>
            <w:tcBorders>
              <w:top w:val="single" w:sz="4" w:space="0" w:color="auto"/>
              <w:left w:val="single" w:sz="4" w:space="0" w:color="auto"/>
            </w:tcBorders>
          </w:tcPr>
          <w:p w14:paraId="6CA7F7F0" w14:textId="77777777" w:rsidR="00895AB4" w:rsidRPr="00BD5FDB" w:rsidRDefault="000D4A1B" w:rsidP="00E13C84">
            <w:pPr>
              <w:pStyle w:val="Other0"/>
              <w:ind w:right="41"/>
            </w:pPr>
            <w:r w:rsidRPr="00BD5FDB">
              <w:rPr>
                <w:rStyle w:val="Other"/>
              </w:rPr>
              <w:t>The partner identifier supplied is not an integer.</w:t>
            </w:r>
          </w:p>
        </w:tc>
        <w:tc>
          <w:tcPr>
            <w:tcW w:w="2995" w:type="dxa"/>
            <w:tcBorders>
              <w:top w:val="single" w:sz="4" w:space="0" w:color="auto"/>
              <w:left w:val="single" w:sz="4" w:space="0" w:color="auto"/>
              <w:right w:val="single" w:sz="4" w:space="0" w:color="auto"/>
            </w:tcBorders>
          </w:tcPr>
          <w:p w14:paraId="02DFA282" w14:textId="77777777" w:rsidR="00895AB4" w:rsidRPr="00BD5FDB" w:rsidRDefault="000D4A1B" w:rsidP="00E13C84">
            <w:pPr>
              <w:pStyle w:val="Other0"/>
            </w:pPr>
            <w:r w:rsidRPr="00BD5FDB">
              <w:rPr>
                <w:rStyle w:val="Other"/>
              </w:rPr>
              <w:t>Check the partner code supplied.</w:t>
            </w:r>
          </w:p>
        </w:tc>
      </w:tr>
      <w:tr w:rsidR="00895AB4" w:rsidRPr="00BD5FDB" w14:paraId="624C046C" w14:textId="77777777" w:rsidTr="00E13C84">
        <w:trPr>
          <w:jc w:val="center"/>
        </w:trPr>
        <w:tc>
          <w:tcPr>
            <w:tcW w:w="518" w:type="dxa"/>
            <w:tcBorders>
              <w:top w:val="single" w:sz="4" w:space="0" w:color="auto"/>
              <w:left w:val="single" w:sz="4" w:space="0" w:color="auto"/>
            </w:tcBorders>
          </w:tcPr>
          <w:p w14:paraId="787AA070" w14:textId="77777777" w:rsidR="00895AB4" w:rsidRPr="00BD5FDB" w:rsidRDefault="000D4A1B" w:rsidP="00E13C84">
            <w:pPr>
              <w:pStyle w:val="Other0"/>
            </w:pPr>
            <w:r w:rsidRPr="00BD5FDB">
              <w:rPr>
                <w:rStyle w:val="Other"/>
                <w:lang w:val="fr-FR"/>
              </w:rPr>
              <w:t>2371</w:t>
            </w:r>
          </w:p>
        </w:tc>
        <w:tc>
          <w:tcPr>
            <w:tcW w:w="3869" w:type="dxa"/>
            <w:tcBorders>
              <w:top w:val="single" w:sz="4" w:space="0" w:color="auto"/>
              <w:left w:val="single" w:sz="4" w:space="0" w:color="auto"/>
            </w:tcBorders>
          </w:tcPr>
          <w:p w14:paraId="1369ED77" w14:textId="77777777" w:rsidR="00895AB4" w:rsidRPr="00BD5FDB" w:rsidRDefault="000D4A1B" w:rsidP="00E13C84">
            <w:pPr>
              <w:pStyle w:val="Other0"/>
            </w:pPr>
            <w:r w:rsidRPr="00BD5FDB">
              <w:rPr>
                <w:rStyle w:val="Other"/>
              </w:rPr>
              <w:t>API_2371_SIDES_TOO_MANY_POSITION _CONTACTS_ERROR</w:t>
            </w:r>
          </w:p>
        </w:tc>
        <w:tc>
          <w:tcPr>
            <w:tcW w:w="2938" w:type="dxa"/>
            <w:tcBorders>
              <w:top w:val="single" w:sz="4" w:space="0" w:color="auto"/>
              <w:left w:val="single" w:sz="4" w:space="0" w:color="auto"/>
            </w:tcBorders>
          </w:tcPr>
          <w:p w14:paraId="61C79C9C" w14:textId="77777777" w:rsidR="00895AB4" w:rsidRPr="00BD5FDB" w:rsidRDefault="000D4A1B" w:rsidP="00E13C84">
            <w:pPr>
              <w:pStyle w:val="Other0"/>
              <w:ind w:right="41"/>
            </w:pPr>
            <w:r w:rsidRPr="00BD5FDB">
              <w:rPr>
                <w:rStyle w:val="Other"/>
              </w:rPr>
              <w:t>The StaffingPosition element contains several PositionContact elements, but only one is authorised.</w:t>
            </w:r>
          </w:p>
        </w:tc>
        <w:tc>
          <w:tcPr>
            <w:tcW w:w="2995" w:type="dxa"/>
            <w:tcBorders>
              <w:top w:val="single" w:sz="4" w:space="0" w:color="auto"/>
              <w:left w:val="single" w:sz="4" w:space="0" w:color="auto"/>
              <w:right w:val="single" w:sz="4" w:space="0" w:color="auto"/>
            </w:tcBorders>
          </w:tcPr>
          <w:p w14:paraId="41CFF738" w14:textId="77777777" w:rsidR="00895AB4" w:rsidRPr="00BD5FDB" w:rsidRDefault="000D4A1B" w:rsidP="00E13C84">
            <w:pPr>
              <w:pStyle w:val="Other0"/>
            </w:pPr>
            <w:r w:rsidRPr="00BD5FDB">
              <w:rPr>
                <w:rStyle w:val="Other"/>
              </w:rPr>
              <w:t>Check the SIDES mapping.</w:t>
            </w:r>
          </w:p>
        </w:tc>
      </w:tr>
      <w:tr w:rsidR="00895AB4" w:rsidRPr="00BD5FDB" w14:paraId="618D5D7B" w14:textId="77777777" w:rsidTr="00E13C84">
        <w:trPr>
          <w:jc w:val="center"/>
        </w:trPr>
        <w:tc>
          <w:tcPr>
            <w:tcW w:w="518" w:type="dxa"/>
            <w:tcBorders>
              <w:top w:val="single" w:sz="4" w:space="0" w:color="auto"/>
              <w:left w:val="single" w:sz="4" w:space="0" w:color="auto"/>
            </w:tcBorders>
          </w:tcPr>
          <w:p w14:paraId="19527E5A" w14:textId="77777777" w:rsidR="00895AB4" w:rsidRPr="00BD5FDB" w:rsidRDefault="000D4A1B" w:rsidP="00E13C84">
            <w:pPr>
              <w:pStyle w:val="Other0"/>
            </w:pPr>
            <w:r w:rsidRPr="00BD5FDB">
              <w:rPr>
                <w:rStyle w:val="Other"/>
                <w:lang w:val="fr-FR"/>
              </w:rPr>
              <w:t>2372</w:t>
            </w:r>
          </w:p>
        </w:tc>
        <w:tc>
          <w:tcPr>
            <w:tcW w:w="3869" w:type="dxa"/>
            <w:tcBorders>
              <w:top w:val="single" w:sz="4" w:space="0" w:color="auto"/>
              <w:left w:val="single" w:sz="4" w:space="0" w:color="auto"/>
            </w:tcBorders>
          </w:tcPr>
          <w:p w14:paraId="0CC5F161" w14:textId="77777777" w:rsidR="00895AB4" w:rsidRPr="00BD5FDB" w:rsidRDefault="000D4A1B" w:rsidP="00E13C84">
            <w:pPr>
              <w:pStyle w:val="Other0"/>
            </w:pPr>
            <w:r w:rsidRPr="00BD5FDB">
              <w:rPr>
                <w:rStyle w:val="Other"/>
              </w:rPr>
              <w:t>API_2372_SIDES_WRONG_CONTACT _TYPE_ERROR</w:t>
            </w:r>
          </w:p>
        </w:tc>
        <w:tc>
          <w:tcPr>
            <w:tcW w:w="2938" w:type="dxa"/>
            <w:tcBorders>
              <w:top w:val="single" w:sz="4" w:space="0" w:color="auto"/>
              <w:left w:val="single" w:sz="4" w:space="0" w:color="auto"/>
            </w:tcBorders>
          </w:tcPr>
          <w:p w14:paraId="20C9CFEF" w14:textId="77777777" w:rsidR="00895AB4" w:rsidRPr="00BD5FDB" w:rsidRDefault="000D4A1B" w:rsidP="00E13C84">
            <w:pPr>
              <w:pStyle w:val="Other0"/>
              <w:ind w:right="41"/>
            </w:pPr>
            <w:r w:rsidRPr="00BD5FDB">
              <w:rPr>
                <w:rStyle w:val="Other"/>
              </w:rPr>
              <w:t>The contactType attribute of the PositionContact element does not contain the expected value.</w:t>
            </w:r>
          </w:p>
        </w:tc>
        <w:tc>
          <w:tcPr>
            <w:tcW w:w="2995" w:type="dxa"/>
            <w:tcBorders>
              <w:top w:val="single" w:sz="4" w:space="0" w:color="auto"/>
              <w:left w:val="single" w:sz="4" w:space="0" w:color="auto"/>
              <w:right w:val="single" w:sz="4" w:space="0" w:color="auto"/>
            </w:tcBorders>
          </w:tcPr>
          <w:p w14:paraId="793AD86A" w14:textId="77777777" w:rsidR="00895AB4" w:rsidRPr="00BD5FDB" w:rsidRDefault="000D4A1B" w:rsidP="00E13C84">
            <w:pPr>
              <w:pStyle w:val="Other0"/>
            </w:pPr>
            <w:r w:rsidRPr="00BD5FDB">
              <w:rPr>
                <w:rStyle w:val="Other"/>
              </w:rPr>
              <w:t>Check the SIDES mapping.</w:t>
            </w:r>
          </w:p>
        </w:tc>
      </w:tr>
      <w:tr w:rsidR="00895AB4" w:rsidRPr="00BD5FDB" w14:paraId="505522FB" w14:textId="77777777" w:rsidTr="00E13C84">
        <w:trPr>
          <w:jc w:val="center"/>
        </w:trPr>
        <w:tc>
          <w:tcPr>
            <w:tcW w:w="518" w:type="dxa"/>
            <w:tcBorders>
              <w:top w:val="single" w:sz="4" w:space="0" w:color="auto"/>
              <w:left w:val="single" w:sz="4" w:space="0" w:color="auto"/>
            </w:tcBorders>
          </w:tcPr>
          <w:p w14:paraId="07482502" w14:textId="77777777" w:rsidR="00895AB4" w:rsidRPr="00BD5FDB" w:rsidRDefault="000D4A1B" w:rsidP="00E13C84">
            <w:pPr>
              <w:pStyle w:val="Other0"/>
            </w:pPr>
            <w:r w:rsidRPr="00BD5FDB">
              <w:rPr>
                <w:rStyle w:val="Other"/>
                <w:lang w:val="fr-FR"/>
              </w:rPr>
              <w:t>2374</w:t>
            </w:r>
          </w:p>
        </w:tc>
        <w:tc>
          <w:tcPr>
            <w:tcW w:w="3869" w:type="dxa"/>
            <w:tcBorders>
              <w:top w:val="single" w:sz="4" w:space="0" w:color="auto"/>
              <w:left w:val="single" w:sz="4" w:space="0" w:color="auto"/>
            </w:tcBorders>
          </w:tcPr>
          <w:p w14:paraId="75C071B9" w14:textId="77777777" w:rsidR="00895AB4" w:rsidRPr="00BD5FDB" w:rsidRDefault="000D4A1B" w:rsidP="00E13C84">
            <w:pPr>
              <w:pStyle w:val="Other0"/>
            </w:pPr>
            <w:r w:rsidRPr="00BD5FDB">
              <w:rPr>
                <w:rStyle w:val="Other"/>
              </w:rPr>
              <w:t>API_2374_SIDES_LOCATION_NOT _FOUND_ERROR</w:t>
            </w:r>
          </w:p>
        </w:tc>
        <w:tc>
          <w:tcPr>
            <w:tcW w:w="2938" w:type="dxa"/>
            <w:tcBorders>
              <w:top w:val="single" w:sz="4" w:space="0" w:color="auto"/>
              <w:left w:val="single" w:sz="4" w:space="0" w:color="auto"/>
            </w:tcBorders>
          </w:tcPr>
          <w:p w14:paraId="72D7C8A8" w14:textId="77777777" w:rsidR="00895AB4" w:rsidRPr="00BD5FDB" w:rsidRDefault="000D4A1B" w:rsidP="00E13C84">
            <w:pPr>
              <w:pStyle w:val="Other0"/>
              <w:ind w:right="41"/>
            </w:pPr>
            <w:r w:rsidRPr="00BD5FDB">
              <w:rPr>
                <w:rStyle w:val="Other"/>
              </w:rPr>
              <w:t>Unable to find the specified location in the Apec database.</w:t>
            </w:r>
          </w:p>
        </w:tc>
        <w:tc>
          <w:tcPr>
            <w:tcW w:w="2995" w:type="dxa"/>
            <w:tcBorders>
              <w:top w:val="single" w:sz="4" w:space="0" w:color="auto"/>
              <w:left w:val="single" w:sz="4" w:space="0" w:color="auto"/>
              <w:right w:val="single" w:sz="4" w:space="0" w:color="auto"/>
            </w:tcBorders>
          </w:tcPr>
          <w:p w14:paraId="5B39B803" w14:textId="77777777" w:rsidR="00895AB4" w:rsidRPr="00BD5FDB" w:rsidRDefault="000D4A1B" w:rsidP="00E13C84">
            <w:pPr>
              <w:pStyle w:val="Other0"/>
            </w:pPr>
            <w:r w:rsidRPr="00BD5FDB">
              <w:rPr>
                <w:rStyle w:val="Other"/>
              </w:rPr>
              <w:t>Check the location code supplied or contact ADEP technical support.</w:t>
            </w:r>
          </w:p>
        </w:tc>
      </w:tr>
      <w:tr w:rsidR="00895AB4" w:rsidRPr="00BD5FDB" w14:paraId="5EF58BAA" w14:textId="77777777" w:rsidTr="00E13C84">
        <w:trPr>
          <w:jc w:val="center"/>
        </w:trPr>
        <w:tc>
          <w:tcPr>
            <w:tcW w:w="518" w:type="dxa"/>
            <w:tcBorders>
              <w:top w:val="single" w:sz="4" w:space="0" w:color="auto"/>
              <w:left w:val="single" w:sz="4" w:space="0" w:color="auto"/>
            </w:tcBorders>
          </w:tcPr>
          <w:p w14:paraId="6D2BD37E" w14:textId="77777777" w:rsidR="00895AB4" w:rsidRPr="00BD5FDB" w:rsidRDefault="000D4A1B" w:rsidP="00E13C84">
            <w:pPr>
              <w:pStyle w:val="Other0"/>
            </w:pPr>
            <w:r w:rsidRPr="00BD5FDB">
              <w:rPr>
                <w:rStyle w:val="Other"/>
                <w:lang w:val="fr-FR"/>
              </w:rPr>
              <w:t>2376</w:t>
            </w:r>
          </w:p>
        </w:tc>
        <w:tc>
          <w:tcPr>
            <w:tcW w:w="3869" w:type="dxa"/>
            <w:tcBorders>
              <w:top w:val="single" w:sz="4" w:space="0" w:color="auto"/>
              <w:left w:val="single" w:sz="4" w:space="0" w:color="auto"/>
            </w:tcBorders>
          </w:tcPr>
          <w:p w14:paraId="455D8095" w14:textId="77777777" w:rsidR="00895AB4" w:rsidRPr="00BD5FDB" w:rsidRDefault="000D4A1B" w:rsidP="00E13C84">
            <w:pPr>
              <w:pStyle w:val="Other0"/>
            </w:pPr>
            <w:r w:rsidRPr="00BD5FDB">
              <w:rPr>
                <w:rStyle w:val="Other"/>
              </w:rPr>
              <w:t>API_2376_SIDES_FINAL_CLIENT_MISSING _STREET_NAME_ERROR</w:t>
            </w:r>
          </w:p>
        </w:tc>
        <w:tc>
          <w:tcPr>
            <w:tcW w:w="2938" w:type="dxa"/>
            <w:tcBorders>
              <w:top w:val="single" w:sz="4" w:space="0" w:color="auto"/>
              <w:left w:val="single" w:sz="4" w:space="0" w:color="auto"/>
            </w:tcBorders>
          </w:tcPr>
          <w:p w14:paraId="2F1ABF0E" w14:textId="77777777" w:rsidR="00895AB4" w:rsidRPr="00BD5FDB" w:rsidRDefault="000D4A1B" w:rsidP="00E13C84">
            <w:pPr>
              <w:pStyle w:val="Other0"/>
              <w:ind w:right="41"/>
            </w:pPr>
            <w:r w:rsidRPr="00BD5FDB">
              <w:rPr>
                <w:rStyle w:val="Other"/>
              </w:rPr>
              <w:t>The required StreetName element has not been supplied.</w:t>
            </w:r>
          </w:p>
        </w:tc>
        <w:tc>
          <w:tcPr>
            <w:tcW w:w="2995" w:type="dxa"/>
            <w:tcBorders>
              <w:top w:val="single" w:sz="4" w:space="0" w:color="auto"/>
              <w:left w:val="single" w:sz="4" w:space="0" w:color="auto"/>
              <w:right w:val="single" w:sz="4" w:space="0" w:color="auto"/>
            </w:tcBorders>
          </w:tcPr>
          <w:p w14:paraId="30203748" w14:textId="77777777" w:rsidR="00895AB4" w:rsidRPr="00BD5FDB" w:rsidRDefault="000D4A1B" w:rsidP="00E13C84">
            <w:pPr>
              <w:pStyle w:val="Other0"/>
            </w:pPr>
            <w:r w:rsidRPr="00BD5FDB">
              <w:rPr>
                <w:rStyle w:val="Other"/>
              </w:rPr>
              <w:t>Check the SIDES mapping.</w:t>
            </w:r>
          </w:p>
        </w:tc>
      </w:tr>
      <w:tr w:rsidR="00895AB4" w:rsidRPr="00BD5FDB" w14:paraId="00C5FD39" w14:textId="77777777" w:rsidTr="00E13C84">
        <w:trPr>
          <w:jc w:val="center"/>
        </w:trPr>
        <w:tc>
          <w:tcPr>
            <w:tcW w:w="518" w:type="dxa"/>
            <w:tcBorders>
              <w:top w:val="single" w:sz="4" w:space="0" w:color="auto"/>
              <w:left w:val="single" w:sz="4" w:space="0" w:color="auto"/>
            </w:tcBorders>
          </w:tcPr>
          <w:p w14:paraId="0CFBCFAE" w14:textId="77777777" w:rsidR="00895AB4" w:rsidRPr="00BD5FDB" w:rsidRDefault="000D4A1B" w:rsidP="00E13C84">
            <w:pPr>
              <w:pStyle w:val="Other0"/>
            </w:pPr>
            <w:r w:rsidRPr="00BD5FDB">
              <w:rPr>
                <w:rStyle w:val="Other"/>
                <w:lang w:val="fr-FR"/>
              </w:rPr>
              <w:t>2377</w:t>
            </w:r>
          </w:p>
        </w:tc>
        <w:tc>
          <w:tcPr>
            <w:tcW w:w="3869" w:type="dxa"/>
            <w:tcBorders>
              <w:top w:val="single" w:sz="4" w:space="0" w:color="auto"/>
              <w:left w:val="single" w:sz="4" w:space="0" w:color="auto"/>
            </w:tcBorders>
          </w:tcPr>
          <w:p w14:paraId="335AEE4C" w14:textId="77777777" w:rsidR="00895AB4" w:rsidRPr="00BD5FDB" w:rsidRDefault="000D4A1B" w:rsidP="00E13C84">
            <w:pPr>
              <w:pStyle w:val="Other0"/>
            </w:pPr>
            <w:r w:rsidRPr="00BD5FDB">
              <w:rPr>
                <w:rStyle w:val="Other"/>
              </w:rPr>
              <w:t>API_2377_SIDES_FINAL_CLIENT_MISSING _BUILDING_NUMBER_ERROR</w:t>
            </w:r>
          </w:p>
        </w:tc>
        <w:tc>
          <w:tcPr>
            <w:tcW w:w="2938" w:type="dxa"/>
            <w:tcBorders>
              <w:top w:val="single" w:sz="4" w:space="0" w:color="auto"/>
              <w:left w:val="single" w:sz="4" w:space="0" w:color="auto"/>
            </w:tcBorders>
          </w:tcPr>
          <w:p w14:paraId="4274BA44" w14:textId="77777777" w:rsidR="00895AB4" w:rsidRPr="00BD5FDB" w:rsidRDefault="000D4A1B" w:rsidP="00E13C84">
            <w:pPr>
              <w:pStyle w:val="Other0"/>
              <w:ind w:right="41"/>
            </w:pPr>
            <w:r w:rsidRPr="00BD5FDB">
              <w:rPr>
                <w:rStyle w:val="Other"/>
              </w:rPr>
              <w:t>The required BuildingNumber element has not been supplied.</w:t>
            </w:r>
          </w:p>
        </w:tc>
        <w:tc>
          <w:tcPr>
            <w:tcW w:w="2995" w:type="dxa"/>
            <w:tcBorders>
              <w:top w:val="single" w:sz="4" w:space="0" w:color="auto"/>
              <w:left w:val="single" w:sz="4" w:space="0" w:color="auto"/>
              <w:right w:val="single" w:sz="4" w:space="0" w:color="auto"/>
            </w:tcBorders>
          </w:tcPr>
          <w:p w14:paraId="131AA8AF" w14:textId="77777777" w:rsidR="00895AB4" w:rsidRPr="00BD5FDB" w:rsidRDefault="000D4A1B" w:rsidP="00E13C84">
            <w:pPr>
              <w:pStyle w:val="Other0"/>
            </w:pPr>
            <w:r w:rsidRPr="00BD5FDB">
              <w:rPr>
                <w:rStyle w:val="Other"/>
              </w:rPr>
              <w:t>Check the SIDES mapping.</w:t>
            </w:r>
          </w:p>
        </w:tc>
      </w:tr>
      <w:tr w:rsidR="00895AB4" w:rsidRPr="00BD5FDB" w14:paraId="0C0B2431" w14:textId="77777777" w:rsidTr="00E13C84">
        <w:trPr>
          <w:jc w:val="center"/>
        </w:trPr>
        <w:tc>
          <w:tcPr>
            <w:tcW w:w="518" w:type="dxa"/>
            <w:tcBorders>
              <w:top w:val="single" w:sz="4" w:space="0" w:color="auto"/>
              <w:left w:val="single" w:sz="4" w:space="0" w:color="auto"/>
            </w:tcBorders>
          </w:tcPr>
          <w:p w14:paraId="4690174C" w14:textId="77777777" w:rsidR="00895AB4" w:rsidRPr="00BD5FDB" w:rsidRDefault="000D4A1B" w:rsidP="00E13C84">
            <w:pPr>
              <w:pStyle w:val="Other0"/>
            </w:pPr>
            <w:r w:rsidRPr="00BD5FDB">
              <w:rPr>
                <w:rStyle w:val="Other"/>
                <w:lang w:val="fr-FR"/>
              </w:rPr>
              <w:t>2378</w:t>
            </w:r>
          </w:p>
        </w:tc>
        <w:tc>
          <w:tcPr>
            <w:tcW w:w="3869" w:type="dxa"/>
            <w:tcBorders>
              <w:top w:val="single" w:sz="4" w:space="0" w:color="auto"/>
              <w:left w:val="single" w:sz="4" w:space="0" w:color="auto"/>
            </w:tcBorders>
          </w:tcPr>
          <w:p w14:paraId="20DAA32B" w14:textId="77777777" w:rsidR="00895AB4" w:rsidRPr="00BD5FDB" w:rsidRDefault="000D4A1B" w:rsidP="00E13C84">
            <w:pPr>
              <w:pStyle w:val="Other0"/>
            </w:pPr>
            <w:r w:rsidRPr="00BD5FDB">
              <w:rPr>
                <w:rStyle w:val="Other"/>
                <w:lang w:val="fr-FR"/>
              </w:rPr>
              <w:t>API_2378_SIDES_FINAL_CLIENT_MISSING _POSTAL_CODE_ERROR</w:t>
            </w:r>
          </w:p>
        </w:tc>
        <w:tc>
          <w:tcPr>
            <w:tcW w:w="2938" w:type="dxa"/>
            <w:tcBorders>
              <w:top w:val="single" w:sz="4" w:space="0" w:color="auto"/>
              <w:left w:val="single" w:sz="4" w:space="0" w:color="auto"/>
            </w:tcBorders>
          </w:tcPr>
          <w:p w14:paraId="7EB25E6B" w14:textId="77777777" w:rsidR="00895AB4" w:rsidRPr="00BD5FDB" w:rsidRDefault="000D4A1B" w:rsidP="00E13C84">
            <w:pPr>
              <w:pStyle w:val="Other0"/>
              <w:ind w:right="41"/>
            </w:pPr>
            <w:r w:rsidRPr="00BD5FDB">
              <w:rPr>
                <w:rStyle w:val="Other"/>
              </w:rPr>
              <w:t>The required PostalCode element has not been supplied.</w:t>
            </w:r>
          </w:p>
        </w:tc>
        <w:tc>
          <w:tcPr>
            <w:tcW w:w="2995" w:type="dxa"/>
            <w:tcBorders>
              <w:top w:val="single" w:sz="4" w:space="0" w:color="auto"/>
              <w:left w:val="single" w:sz="4" w:space="0" w:color="auto"/>
              <w:right w:val="single" w:sz="4" w:space="0" w:color="auto"/>
            </w:tcBorders>
          </w:tcPr>
          <w:p w14:paraId="1BDD18BF" w14:textId="77777777" w:rsidR="00895AB4" w:rsidRPr="00BD5FDB" w:rsidRDefault="000D4A1B" w:rsidP="00E13C84">
            <w:pPr>
              <w:pStyle w:val="Other0"/>
            </w:pPr>
            <w:r w:rsidRPr="00BD5FDB">
              <w:rPr>
                <w:rStyle w:val="Other"/>
              </w:rPr>
              <w:t>Check the SIDES mapping.</w:t>
            </w:r>
          </w:p>
        </w:tc>
      </w:tr>
      <w:tr w:rsidR="00895AB4" w:rsidRPr="00BD5FDB" w14:paraId="35CF65B9" w14:textId="77777777" w:rsidTr="00E13C84">
        <w:trPr>
          <w:jc w:val="center"/>
        </w:trPr>
        <w:tc>
          <w:tcPr>
            <w:tcW w:w="518" w:type="dxa"/>
            <w:tcBorders>
              <w:top w:val="single" w:sz="4" w:space="0" w:color="auto"/>
              <w:left w:val="single" w:sz="4" w:space="0" w:color="auto"/>
            </w:tcBorders>
          </w:tcPr>
          <w:p w14:paraId="2278263F" w14:textId="77777777" w:rsidR="00895AB4" w:rsidRPr="00BD5FDB" w:rsidRDefault="000D4A1B" w:rsidP="00E13C84">
            <w:pPr>
              <w:pStyle w:val="Other0"/>
            </w:pPr>
            <w:r w:rsidRPr="00BD5FDB">
              <w:rPr>
                <w:rStyle w:val="Other"/>
                <w:lang w:val="fr-FR"/>
              </w:rPr>
              <w:t>2379</w:t>
            </w:r>
          </w:p>
        </w:tc>
        <w:tc>
          <w:tcPr>
            <w:tcW w:w="3869" w:type="dxa"/>
            <w:tcBorders>
              <w:top w:val="single" w:sz="4" w:space="0" w:color="auto"/>
              <w:left w:val="single" w:sz="4" w:space="0" w:color="auto"/>
            </w:tcBorders>
          </w:tcPr>
          <w:p w14:paraId="76600C6F" w14:textId="77777777" w:rsidR="00895AB4" w:rsidRPr="00BD5FDB" w:rsidRDefault="000D4A1B" w:rsidP="00E13C84">
            <w:pPr>
              <w:pStyle w:val="Other0"/>
            </w:pPr>
            <w:r w:rsidRPr="00BD5FDB">
              <w:rPr>
                <w:rStyle w:val="Other"/>
              </w:rPr>
              <w:t>API_2379_SIDES_FINAL_CLIENT_MISSING _MUNICIPALITY_ERROR</w:t>
            </w:r>
          </w:p>
        </w:tc>
        <w:tc>
          <w:tcPr>
            <w:tcW w:w="2938" w:type="dxa"/>
            <w:tcBorders>
              <w:top w:val="single" w:sz="4" w:space="0" w:color="auto"/>
              <w:left w:val="single" w:sz="4" w:space="0" w:color="auto"/>
            </w:tcBorders>
          </w:tcPr>
          <w:p w14:paraId="5DC9FE73" w14:textId="77777777" w:rsidR="00895AB4" w:rsidRPr="00BD5FDB" w:rsidRDefault="000D4A1B" w:rsidP="00E13C84">
            <w:pPr>
              <w:pStyle w:val="Other0"/>
              <w:ind w:right="41"/>
            </w:pPr>
            <w:r w:rsidRPr="00BD5FDB">
              <w:rPr>
                <w:rStyle w:val="Other"/>
              </w:rPr>
              <w:t>The required Municipality element has not been supplied.</w:t>
            </w:r>
          </w:p>
        </w:tc>
        <w:tc>
          <w:tcPr>
            <w:tcW w:w="2995" w:type="dxa"/>
            <w:tcBorders>
              <w:top w:val="single" w:sz="4" w:space="0" w:color="auto"/>
              <w:left w:val="single" w:sz="4" w:space="0" w:color="auto"/>
              <w:right w:val="single" w:sz="4" w:space="0" w:color="auto"/>
            </w:tcBorders>
          </w:tcPr>
          <w:p w14:paraId="293372FF" w14:textId="77777777" w:rsidR="00895AB4" w:rsidRPr="00BD5FDB" w:rsidRDefault="000D4A1B" w:rsidP="00E13C84">
            <w:pPr>
              <w:pStyle w:val="Other0"/>
            </w:pPr>
            <w:r w:rsidRPr="00BD5FDB">
              <w:rPr>
                <w:rStyle w:val="Other"/>
              </w:rPr>
              <w:t>Check the SIDES mapping.</w:t>
            </w:r>
          </w:p>
        </w:tc>
      </w:tr>
      <w:tr w:rsidR="00895AB4" w:rsidRPr="00BD5FDB" w14:paraId="6EA78ADD" w14:textId="77777777" w:rsidTr="00E13C84">
        <w:trPr>
          <w:jc w:val="center"/>
        </w:trPr>
        <w:tc>
          <w:tcPr>
            <w:tcW w:w="518" w:type="dxa"/>
            <w:tcBorders>
              <w:top w:val="single" w:sz="4" w:space="0" w:color="auto"/>
              <w:left w:val="single" w:sz="4" w:space="0" w:color="auto"/>
            </w:tcBorders>
          </w:tcPr>
          <w:p w14:paraId="707E2FD0" w14:textId="77777777" w:rsidR="00895AB4" w:rsidRPr="00BD5FDB" w:rsidRDefault="000D4A1B" w:rsidP="00E13C84">
            <w:pPr>
              <w:pStyle w:val="Other0"/>
            </w:pPr>
            <w:r w:rsidRPr="00BD5FDB">
              <w:rPr>
                <w:rStyle w:val="Other"/>
                <w:lang w:val="fr-FR"/>
              </w:rPr>
              <w:t>2380</w:t>
            </w:r>
          </w:p>
        </w:tc>
        <w:tc>
          <w:tcPr>
            <w:tcW w:w="3869" w:type="dxa"/>
            <w:tcBorders>
              <w:top w:val="single" w:sz="4" w:space="0" w:color="auto"/>
              <w:left w:val="single" w:sz="4" w:space="0" w:color="auto"/>
            </w:tcBorders>
          </w:tcPr>
          <w:p w14:paraId="33FD34F3" w14:textId="77777777" w:rsidR="00895AB4" w:rsidRPr="00BD5FDB" w:rsidRDefault="000D4A1B" w:rsidP="00E13C84">
            <w:pPr>
              <w:pStyle w:val="Other0"/>
            </w:pPr>
            <w:r w:rsidRPr="00BD5FDB">
              <w:rPr>
                <w:rStyle w:val="Other"/>
                <w:lang w:val="fr-FR"/>
              </w:rPr>
              <w:t>API_2380_CLIENT_POSITION_ID_ERROR</w:t>
            </w:r>
          </w:p>
        </w:tc>
        <w:tc>
          <w:tcPr>
            <w:tcW w:w="2938" w:type="dxa"/>
            <w:tcBorders>
              <w:top w:val="single" w:sz="4" w:space="0" w:color="auto"/>
              <w:left w:val="single" w:sz="4" w:space="0" w:color="auto"/>
            </w:tcBorders>
          </w:tcPr>
          <w:p w14:paraId="13E527D2" w14:textId="77777777" w:rsidR="00895AB4" w:rsidRPr="00BD5FDB" w:rsidRDefault="000D4A1B" w:rsidP="00E13C84">
            <w:pPr>
              <w:pStyle w:val="Other0"/>
              <w:ind w:right="41"/>
            </w:pPr>
            <w:r w:rsidRPr="00BD5FDB">
              <w:rPr>
                <w:rStyle w:val="Other"/>
              </w:rPr>
              <w:t>The clientPositionId element has not been filled in.</w:t>
            </w:r>
          </w:p>
        </w:tc>
        <w:tc>
          <w:tcPr>
            <w:tcW w:w="2995" w:type="dxa"/>
            <w:tcBorders>
              <w:top w:val="single" w:sz="4" w:space="0" w:color="auto"/>
              <w:left w:val="single" w:sz="4" w:space="0" w:color="auto"/>
              <w:right w:val="single" w:sz="4" w:space="0" w:color="auto"/>
            </w:tcBorders>
          </w:tcPr>
          <w:p w14:paraId="59355916" w14:textId="77777777" w:rsidR="00895AB4" w:rsidRPr="00BD5FDB" w:rsidRDefault="000D4A1B" w:rsidP="00E13C84">
            <w:pPr>
              <w:pStyle w:val="Other0"/>
            </w:pPr>
            <w:r w:rsidRPr="00BD5FDB">
              <w:rPr>
                <w:rStyle w:val="Other"/>
              </w:rPr>
              <w:t>Check the SIDES mapping.</w:t>
            </w:r>
          </w:p>
        </w:tc>
      </w:tr>
      <w:tr w:rsidR="00895AB4" w:rsidRPr="00BD5FDB" w14:paraId="63DF062C" w14:textId="77777777" w:rsidTr="00E13C84">
        <w:trPr>
          <w:jc w:val="center"/>
        </w:trPr>
        <w:tc>
          <w:tcPr>
            <w:tcW w:w="518" w:type="dxa"/>
            <w:tcBorders>
              <w:top w:val="single" w:sz="4" w:space="0" w:color="auto"/>
              <w:left w:val="single" w:sz="4" w:space="0" w:color="auto"/>
            </w:tcBorders>
          </w:tcPr>
          <w:p w14:paraId="2C873360" w14:textId="77777777" w:rsidR="00895AB4" w:rsidRPr="00BD5FDB" w:rsidRDefault="000D4A1B" w:rsidP="00E13C84">
            <w:pPr>
              <w:pStyle w:val="Other0"/>
            </w:pPr>
            <w:r w:rsidRPr="00BD5FDB">
              <w:rPr>
                <w:rStyle w:val="Other"/>
                <w:lang w:val="fr-FR"/>
              </w:rPr>
              <w:t>2382</w:t>
            </w:r>
          </w:p>
        </w:tc>
        <w:tc>
          <w:tcPr>
            <w:tcW w:w="3869" w:type="dxa"/>
            <w:tcBorders>
              <w:top w:val="single" w:sz="4" w:space="0" w:color="auto"/>
              <w:left w:val="single" w:sz="4" w:space="0" w:color="auto"/>
            </w:tcBorders>
          </w:tcPr>
          <w:p w14:paraId="59CAC3B6" w14:textId="77777777" w:rsidR="00895AB4" w:rsidRPr="00BD5FDB" w:rsidRDefault="000D4A1B" w:rsidP="00E13C84">
            <w:pPr>
              <w:pStyle w:val="Other0"/>
            </w:pPr>
            <w:r w:rsidRPr="00BD5FDB">
              <w:rPr>
                <w:rStyle w:val="Other"/>
                <w:lang w:val="fr-FR"/>
              </w:rPr>
              <w:t>API_2382_SIDES_RECRUITER_ID_ERROR</w:t>
            </w:r>
          </w:p>
        </w:tc>
        <w:tc>
          <w:tcPr>
            <w:tcW w:w="2938" w:type="dxa"/>
            <w:tcBorders>
              <w:top w:val="single" w:sz="4" w:space="0" w:color="auto"/>
              <w:left w:val="single" w:sz="4" w:space="0" w:color="auto"/>
            </w:tcBorders>
          </w:tcPr>
          <w:p w14:paraId="52C31527" w14:textId="77777777" w:rsidR="00895AB4" w:rsidRPr="00BD5FDB" w:rsidRDefault="000D4A1B" w:rsidP="00E13C84">
            <w:pPr>
              <w:pStyle w:val="Other0"/>
              <w:ind w:right="41"/>
            </w:pPr>
            <w:r w:rsidRPr="00BD5FDB">
              <w:rPr>
                <w:rStyle w:val="Other"/>
              </w:rPr>
              <w:t>The recruiterId element has not been filled in or is incorrect.</w:t>
            </w:r>
          </w:p>
        </w:tc>
        <w:tc>
          <w:tcPr>
            <w:tcW w:w="2995" w:type="dxa"/>
            <w:tcBorders>
              <w:top w:val="single" w:sz="4" w:space="0" w:color="auto"/>
              <w:left w:val="single" w:sz="4" w:space="0" w:color="auto"/>
              <w:right w:val="single" w:sz="4" w:space="0" w:color="auto"/>
            </w:tcBorders>
          </w:tcPr>
          <w:p w14:paraId="210F528F" w14:textId="77777777" w:rsidR="00895AB4" w:rsidRPr="00BD5FDB" w:rsidRDefault="000D4A1B" w:rsidP="00E13C84">
            <w:pPr>
              <w:pStyle w:val="Other0"/>
            </w:pPr>
            <w:r w:rsidRPr="00BD5FDB">
              <w:rPr>
                <w:rStyle w:val="Other"/>
              </w:rPr>
              <w:t>Check the SIDES mapping.</w:t>
            </w:r>
          </w:p>
        </w:tc>
      </w:tr>
      <w:tr w:rsidR="00895AB4" w:rsidRPr="00BD5FDB" w14:paraId="0BDE164D" w14:textId="77777777" w:rsidTr="00E13C84">
        <w:trPr>
          <w:jc w:val="center"/>
        </w:trPr>
        <w:tc>
          <w:tcPr>
            <w:tcW w:w="518" w:type="dxa"/>
            <w:tcBorders>
              <w:top w:val="single" w:sz="4" w:space="0" w:color="auto"/>
              <w:left w:val="single" w:sz="4" w:space="0" w:color="auto"/>
            </w:tcBorders>
          </w:tcPr>
          <w:p w14:paraId="7DFCB819" w14:textId="77777777" w:rsidR="00895AB4" w:rsidRPr="00BD5FDB" w:rsidRDefault="000D4A1B" w:rsidP="00E13C84">
            <w:pPr>
              <w:pStyle w:val="Other0"/>
            </w:pPr>
            <w:r w:rsidRPr="00BD5FDB">
              <w:rPr>
                <w:rStyle w:val="Other"/>
                <w:lang w:val="fr-FR"/>
              </w:rPr>
              <w:t>2383</w:t>
            </w:r>
          </w:p>
        </w:tc>
        <w:tc>
          <w:tcPr>
            <w:tcW w:w="3869" w:type="dxa"/>
            <w:tcBorders>
              <w:top w:val="single" w:sz="4" w:space="0" w:color="auto"/>
              <w:left w:val="single" w:sz="4" w:space="0" w:color="auto"/>
            </w:tcBorders>
          </w:tcPr>
          <w:p w14:paraId="632F896C" w14:textId="77777777" w:rsidR="00895AB4" w:rsidRPr="00BD5FDB" w:rsidRDefault="000D4A1B" w:rsidP="00E13C84">
            <w:pPr>
              <w:pStyle w:val="Other0"/>
            </w:pPr>
            <w:r w:rsidRPr="00BD5FDB">
              <w:rPr>
                <w:rStyle w:val="Other"/>
              </w:rPr>
              <w:t>API_2383_SIDES_POSITION_NOT _FOUND_ERROR</w:t>
            </w:r>
          </w:p>
        </w:tc>
        <w:tc>
          <w:tcPr>
            <w:tcW w:w="2938" w:type="dxa"/>
            <w:tcBorders>
              <w:top w:val="single" w:sz="4" w:space="0" w:color="auto"/>
              <w:left w:val="single" w:sz="4" w:space="0" w:color="auto"/>
            </w:tcBorders>
          </w:tcPr>
          <w:p w14:paraId="31B7D545" w14:textId="77777777" w:rsidR="00895AB4" w:rsidRPr="00BD5FDB" w:rsidRDefault="000D4A1B" w:rsidP="00E13C84">
            <w:pPr>
              <w:pStyle w:val="Other0"/>
              <w:ind w:right="41"/>
            </w:pPr>
            <w:r w:rsidRPr="00BD5FDB">
              <w:rPr>
                <w:rStyle w:val="Other"/>
              </w:rPr>
              <w:t>Offer cannot be found</w:t>
            </w:r>
          </w:p>
        </w:tc>
        <w:tc>
          <w:tcPr>
            <w:tcW w:w="2995" w:type="dxa"/>
            <w:tcBorders>
              <w:top w:val="single" w:sz="4" w:space="0" w:color="auto"/>
              <w:left w:val="single" w:sz="4" w:space="0" w:color="auto"/>
              <w:right w:val="single" w:sz="4" w:space="0" w:color="auto"/>
            </w:tcBorders>
          </w:tcPr>
          <w:p w14:paraId="747D7428" w14:textId="6C867ACB" w:rsidR="00895AB4" w:rsidRPr="00BD5FDB" w:rsidRDefault="00E13C84" w:rsidP="00E13C84">
            <w:pPr>
              <w:pStyle w:val="Other0"/>
            </w:pPr>
            <w:r w:rsidRPr="00BD5FDB">
              <w:rPr>
                <w:rStyle w:val="Other"/>
              </w:rPr>
              <w:t xml:space="preserve">Check the clientPositionId </w:t>
            </w:r>
            <w:del w:id="141" w:author="Fabrice TIERCELIN" w:date="2026-06-17T17:12:00Z" w16du:dateUtc="2026-06-17T15:12:00Z">
              <w:r w:rsidRPr="00BD5FDB" w:rsidDel="001E78B4">
                <w:rPr>
                  <w:rStyle w:val="Other"/>
                </w:rPr>
                <w:delText>entered, or</w:delText>
              </w:r>
            </w:del>
            <w:ins w:id="142" w:author="Fabrice TIERCELIN" w:date="2026-06-17T17:12:00Z" w16du:dateUtc="2026-06-17T15:12:00Z">
              <w:r w:rsidR="001E78B4" w:rsidRPr="00BD5FDB">
                <w:rPr>
                  <w:rStyle w:val="Other"/>
                </w:rPr>
                <w:t>entered or</w:t>
              </w:r>
            </w:ins>
            <w:r w:rsidRPr="00BD5FDB">
              <w:rPr>
                <w:rStyle w:val="Other"/>
              </w:rPr>
              <w:t xml:space="preserve"> contact technical support.</w:t>
            </w:r>
          </w:p>
        </w:tc>
      </w:tr>
      <w:tr w:rsidR="00895AB4" w:rsidRPr="00BD5FDB" w14:paraId="679DA1F3" w14:textId="77777777" w:rsidTr="00E13C84">
        <w:trPr>
          <w:jc w:val="center"/>
        </w:trPr>
        <w:tc>
          <w:tcPr>
            <w:tcW w:w="518" w:type="dxa"/>
            <w:tcBorders>
              <w:top w:val="single" w:sz="4" w:space="0" w:color="auto"/>
              <w:left w:val="single" w:sz="4" w:space="0" w:color="auto"/>
              <w:bottom w:val="single" w:sz="4" w:space="0" w:color="auto"/>
            </w:tcBorders>
          </w:tcPr>
          <w:p w14:paraId="620A2D83" w14:textId="77777777" w:rsidR="00895AB4" w:rsidRPr="00BD5FDB" w:rsidRDefault="000D4A1B" w:rsidP="00E13C84">
            <w:pPr>
              <w:pStyle w:val="Other0"/>
            </w:pPr>
            <w:r w:rsidRPr="00BD5FDB">
              <w:rPr>
                <w:rStyle w:val="Other"/>
                <w:lang w:val="fr-FR"/>
              </w:rPr>
              <w:t>2384</w:t>
            </w:r>
          </w:p>
        </w:tc>
        <w:tc>
          <w:tcPr>
            <w:tcW w:w="3869" w:type="dxa"/>
            <w:tcBorders>
              <w:top w:val="single" w:sz="4" w:space="0" w:color="auto"/>
              <w:left w:val="single" w:sz="4" w:space="0" w:color="auto"/>
              <w:bottom w:val="single" w:sz="4" w:space="0" w:color="auto"/>
            </w:tcBorders>
          </w:tcPr>
          <w:p w14:paraId="3B80D481" w14:textId="77777777" w:rsidR="00895AB4" w:rsidRPr="00BD5FDB" w:rsidRDefault="000D4A1B" w:rsidP="00E13C84">
            <w:pPr>
              <w:pStyle w:val="Other0"/>
            </w:pPr>
            <w:r w:rsidRPr="00BD5FDB">
              <w:rPr>
                <w:rStyle w:val="Other"/>
                <w:lang w:val="fr-FR"/>
              </w:rPr>
              <w:t>API_2384_SIDES_FINAL_CLIENT_POSITION _TYPE_ERROR</w:t>
            </w:r>
          </w:p>
        </w:tc>
        <w:tc>
          <w:tcPr>
            <w:tcW w:w="2938" w:type="dxa"/>
            <w:tcBorders>
              <w:top w:val="single" w:sz="4" w:space="0" w:color="auto"/>
              <w:left w:val="single" w:sz="4" w:space="0" w:color="auto"/>
              <w:bottom w:val="single" w:sz="4" w:space="0" w:color="auto"/>
            </w:tcBorders>
          </w:tcPr>
          <w:p w14:paraId="58653181" w14:textId="77777777" w:rsidR="00895AB4" w:rsidRPr="00BD5FDB" w:rsidRDefault="000D4A1B" w:rsidP="00E13C84">
            <w:pPr>
              <w:pStyle w:val="Other0"/>
              <w:ind w:right="41"/>
            </w:pPr>
            <w:r w:rsidRPr="00BD5FDB">
              <w:rPr>
                <w:rStyle w:val="Other"/>
              </w:rPr>
              <w:t>The onBehalfOf element must not be filled in for 'Interim' type offers.</w:t>
            </w:r>
          </w:p>
        </w:tc>
        <w:tc>
          <w:tcPr>
            <w:tcW w:w="2995" w:type="dxa"/>
            <w:tcBorders>
              <w:top w:val="single" w:sz="4" w:space="0" w:color="auto"/>
              <w:left w:val="single" w:sz="4" w:space="0" w:color="auto"/>
              <w:bottom w:val="single" w:sz="4" w:space="0" w:color="auto"/>
              <w:right w:val="single" w:sz="4" w:space="0" w:color="auto"/>
            </w:tcBorders>
          </w:tcPr>
          <w:p w14:paraId="3D28F722" w14:textId="77777777" w:rsidR="00895AB4" w:rsidRPr="00BD5FDB" w:rsidRDefault="000D4A1B" w:rsidP="00E13C84">
            <w:pPr>
              <w:pStyle w:val="Other0"/>
            </w:pPr>
            <w:r w:rsidRPr="00BD5FDB">
              <w:rPr>
                <w:rStyle w:val="Other"/>
              </w:rPr>
              <w:t>Check the SIDES mapping.</w:t>
            </w:r>
          </w:p>
        </w:tc>
      </w:tr>
    </w:tbl>
    <w:p w14:paraId="255AD5E0" w14:textId="77777777" w:rsidR="00F36098" w:rsidRPr="009710C9" w:rsidRDefault="00F36098" w:rsidP="009710C9">
      <w:pPr>
        <w:rPr>
          <w:lang w:val="fr-FR"/>
        </w:rPr>
      </w:pPr>
    </w:p>
    <w:sectPr w:rsidR="00F36098" w:rsidRPr="009710C9" w:rsidSect="00B95D3D">
      <w:pgSz w:w="12242" w:h="15842" w:code="1"/>
      <w:pgMar w:top="851" w:right="1185" w:bottom="1134" w:left="1418" w:header="533" w:footer="539"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A3CB" w14:textId="77777777" w:rsidR="00095838" w:rsidRDefault="00095838">
      <w:r>
        <w:separator/>
      </w:r>
    </w:p>
  </w:endnote>
  <w:endnote w:type="continuationSeparator" w:id="0">
    <w:p w14:paraId="7B0B1B02" w14:textId="77777777" w:rsidR="00095838" w:rsidRDefault="00095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D6FF1" w14:textId="77777777" w:rsidR="00095838" w:rsidRDefault="00095838"/>
  </w:footnote>
  <w:footnote w:type="continuationSeparator" w:id="0">
    <w:p w14:paraId="1AC7F781" w14:textId="77777777" w:rsidR="00095838" w:rsidRDefault="000958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5B89"/>
    <w:multiLevelType w:val="multilevel"/>
    <w:tmpl w:val="B13E4936"/>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901CA2"/>
    <w:multiLevelType w:val="multilevel"/>
    <w:tmpl w:val="39B09200"/>
    <w:lvl w:ilvl="0">
      <w:start w:val="1"/>
      <w:numFmt w:val="bullet"/>
      <w:lvlText w:val="•"/>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de-DE" w:eastAsia="de-DE" w:bidi="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FC03BD"/>
    <w:multiLevelType w:val="multilevel"/>
    <w:tmpl w:val="2EEC6CDC"/>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164A93"/>
    <w:multiLevelType w:val="multilevel"/>
    <w:tmpl w:val="62FAA736"/>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1C23F9"/>
    <w:multiLevelType w:val="multilevel"/>
    <w:tmpl w:val="8EAE122C"/>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E10A24"/>
    <w:multiLevelType w:val="multilevel"/>
    <w:tmpl w:val="5564399A"/>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8B5A56"/>
    <w:multiLevelType w:val="hybridMultilevel"/>
    <w:tmpl w:val="A972ED34"/>
    <w:lvl w:ilvl="0" w:tplc="7924C52C">
      <w:numFmt w:val="bullet"/>
      <w:lvlText w:val="&gt;"/>
      <w:lvlJc w:val="left"/>
      <w:pPr>
        <w:ind w:left="77" w:hanging="138"/>
      </w:pPr>
      <w:rPr>
        <w:rFonts w:ascii="Arial MT" w:eastAsia="Arial MT" w:hAnsi="Arial MT" w:cs="Arial MT" w:hint="default"/>
        <w:b w:val="0"/>
        <w:bCs w:val="0"/>
        <w:i w:val="0"/>
        <w:iCs w:val="0"/>
        <w:spacing w:val="0"/>
        <w:w w:val="100"/>
        <w:sz w:val="16"/>
        <w:szCs w:val="16"/>
        <w:lang w:val="fr-FR" w:eastAsia="en-US" w:bidi="ar-SA"/>
      </w:rPr>
    </w:lvl>
    <w:lvl w:ilvl="1" w:tplc="A4085420">
      <w:numFmt w:val="bullet"/>
      <w:lvlText w:val="•"/>
      <w:lvlJc w:val="left"/>
      <w:pPr>
        <w:ind w:left="431" w:hanging="138"/>
      </w:pPr>
      <w:rPr>
        <w:rFonts w:hint="default"/>
        <w:lang w:val="fr-FR" w:eastAsia="en-US" w:bidi="ar-SA"/>
      </w:rPr>
    </w:lvl>
    <w:lvl w:ilvl="2" w:tplc="C86C49D8">
      <w:numFmt w:val="bullet"/>
      <w:lvlText w:val="•"/>
      <w:lvlJc w:val="left"/>
      <w:pPr>
        <w:ind w:left="783" w:hanging="138"/>
      </w:pPr>
      <w:rPr>
        <w:rFonts w:hint="default"/>
        <w:lang w:val="fr-FR" w:eastAsia="en-US" w:bidi="ar-SA"/>
      </w:rPr>
    </w:lvl>
    <w:lvl w:ilvl="3" w:tplc="30F2FD70">
      <w:numFmt w:val="bullet"/>
      <w:lvlText w:val="•"/>
      <w:lvlJc w:val="left"/>
      <w:pPr>
        <w:ind w:left="1134" w:hanging="138"/>
      </w:pPr>
      <w:rPr>
        <w:rFonts w:hint="default"/>
        <w:lang w:val="fr-FR" w:eastAsia="en-US" w:bidi="ar-SA"/>
      </w:rPr>
    </w:lvl>
    <w:lvl w:ilvl="4" w:tplc="644AD994">
      <w:numFmt w:val="bullet"/>
      <w:lvlText w:val="•"/>
      <w:lvlJc w:val="left"/>
      <w:pPr>
        <w:ind w:left="1486" w:hanging="138"/>
      </w:pPr>
      <w:rPr>
        <w:rFonts w:hint="default"/>
        <w:lang w:val="fr-FR" w:eastAsia="en-US" w:bidi="ar-SA"/>
      </w:rPr>
    </w:lvl>
    <w:lvl w:ilvl="5" w:tplc="9904A4FA">
      <w:numFmt w:val="bullet"/>
      <w:lvlText w:val="•"/>
      <w:lvlJc w:val="left"/>
      <w:pPr>
        <w:ind w:left="1837" w:hanging="138"/>
      </w:pPr>
      <w:rPr>
        <w:rFonts w:hint="default"/>
        <w:lang w:val="fr-FR" w:eastAsia="en-US" w:bidi="ar-SA"/>
      </w:rPr>
    </w:lvl>
    <w:lvl w:ilvl="6" w:tplc="B14A0F2E">
      <w:numFmt w:val="bullet"/>
      <w:lvlText w:val="•"/>
      <w:lvlJc w:val="left"/>
      <w:pPr>
        <w:ind w:left="2189" w:hanging="138"/>
      </w:pPr>
      <w:rPr>
        <w:rFonts w:hint="default"/>
        <w:lang w:val="fr-FR" w:eastAsia="en-US" w:bidi="ar-SA"/>
      </w:rPr>
    </w:lvl>
    <w:lvl w:ilvl="7" w:tplc="BCAA7AAC">
      <w:numFmt w:val="bullet"/>
      <w:lvlText w:val="•"/>
      <w:lvlJc w:val="left"/>
      <w:pPr>
        <w:ind w:left="2540" w:hanging="138"/>
      </w:pPr>
      <w:rPr>
        <w:rFonts w:hint="default"/>
        <w:lang w:val="fr-FR" w:eastAsia="en-US" w:bidi="ar-SA"/>
      </w:rPr>
    </w:lvl>
    <w:lvl w:ilvl="8" w:tplc="B578615A">
      <w:numFmt w:val="bullet"/>
      <w:lvlText w:val="•"/>
      <w:lvlJc w:val="left"/>
      <w:pPr>
        <w:ind w:left="2892" w:hanging="138"/>
      </w:pPr>
      <w:rPr>
        <w:rFonts w:hint="default"/>
        <w:lang w:val="fr-FR" w:eastAsia="en-US" w:bidi="ar-SA"/>
      </w:rPr>
    </w:lvl>
  </w:abstractNum>
  <w:abstractNum w:abstractNumId="7" w15:restartNumberingAfterBreak="0">
    <w:nsid w:val="35873F8C"/>
    <w:multiLevelType w:val="multilevel"/>
    <w:tmpl w:val="399EEC22"/>
    <w:lvl w:ilvl="0">
      <w:start w:val="1"/>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7D62B1"/>
    <w:multiLevelType w:val="multilevel"/>
    <w:tmpl w:val="B35C7A34"/>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9337125"/>
    <w:multiLevelType w:val="multilevel"/>
    <w:tmpl w:val="D500E460"/>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43B35D8"/>
    <w:multiLevelType w:val="multilevel"/>
    <w:tmpl w:val="C464DE00"/>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bidi="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4E05909"/>
    <w:multiLevelType w:val="multilevel"/>
    <w:tmpl w:val="E55A34B8"/>
    <w:lvl w:ilvl="0">
      <w:start w:val="2"/>
      <w:numFmt w:val="upperRoman"/>
      <w:lvlText w:val="%1."/>
      <w:lvlJc w:val="left"/>
      <w:rPr>
        <w:rFonts w:ascii="Arial" w:eastAsia="Arial" w:hAnsi="Arial" w:cs="Arial"/>
        <w:b/>
        <w:bCs/>
        <w:i w:val="0"/>
        <w:iCs w:val="0"/>
        <w:smallCaps w:val="0"/>
        <w:strike w:val="0"/>
        <w:color w:val="000000"/>
        <w:spacing w:val="0"/>
        <w:w w:val="100"/>
        <w:position w:val="0"/>
        <w:sz w:val="26"/>
        <w:szCs w:val="26"/>
        <w:u w:val="none"/>
        <w:shd w:val="clear" w:color="auto" w:fill="auto"/>
        <w:lang w:val="fr-FR" w:eastAsia="fr-FR" w:bidi="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C56E37"/>
    <w:multiLevelType w:val="multilevel"/>
    <w:tmpl w:val="EB76A092"/>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22B6489"/>
    <w:multiLevelType w:val="multilevel"/>
    <w:tmpl w:val="6FC662E0"/>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AF3396D"/>
    <w:multiLevelType w:val="multilevel"/>
    <w:tmpl w:val="A9BABBCC"/>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4E724E3"/>
    <w:multiLevelType w:val="multilevel"/>
    <w:tmpl w:val="94B8BF98"/>
    <w:lvl w:ilvl="0">
      <w:start w:val="1"/>
      <w:numFmt w:val="bullet"/>
      <w:lvlText w:val="&gt;"/>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40503902">
    <w:abstractNumId w:val="7"/>
  </w:num>
  <w:num w:numId="2" w16cid:durableId="627780084">
    <w:abstractNumId w:val="11"/>
  </w:num>
  <w:num w:numId="3" w16cid:durableId="1484807533">
    <w:abstractNumId w:val="1"/>
  </w:num>
  <w:num w:numId="4" w16cid:durableId="1137916318">
    <w:abstractNumId w:val="10"/>
  </w:num>
  <w:num w:numId="5" w16cid:durableId="1170410431">
    <w:abstractNumId w:val="2"/>
  </w:num>
  <w:num w:numId="6" w16cid:durableId="1102073117">
    <w:abstractNumId w:val="12"/>
  </w:num>
  <w:num w:numId="7" w16cid:durableId="1931622277">
    <w:abstractNumId w:val="15"/>
  </w:num>
  <w:num w:numId="8" w16cid:durableId="947083266">
    <w:abstractNumId w:val="13"/>
  </w:num>
  <w:num w:numId="9" w16cid:durableId="670448264">
    <w:abstractNumId w:val="3"/>
  </w:num>
  <w:num w:numId="10" w16cid:durableId="1410928506">
    <w:abstractNumId w:val="9"/>
  </w:num>
  <w:num w:numId="11" w16cid:durableId="1016271446">
    <w:abstractNumId w:val="4"/>
  </w:num>
  <w:num w:numId="12" w16cid:durableId="2028871596">
    <w:abstractNumId w:val="14"/>
  </w:num>
  <w:num w:numId="13" w16cid:durableId="1252130877">
    <w:abstractNumId w:val="8"/>
  </w:num>
  <w:num w:numId="14" w16cid:durableId="2044938718">
    <w:abstractNumId w:val="0"/>
  </w:num>
  <w:num w:numId="15" w16cid:durableId="904530380">
    <w:abstractNumId w:val="5"/>
  </w:num>
  <w:num w:numId="16" w16cid:durableId="194445446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ce TIERCELIN">
    <w15:presenceInfo w15:providerId="AD" w15:userId="S::ftiercel@apec.fr::017ba019-5c64-4c5d-9898-6e8afd2fcaf9"/>
  </w15:person>
  <w15:person w15:author="Quitterie SENECAL">
    <w15:presenceInfo w15:providerId="AD" w15:userId="S::qsenecal@apec.fr::61b15ba0-2e6f-49c6-94d5-5dc08148aa97"/>
  </w15:person>
  <w15:person w15:author="Syrine CHOUCHANE">
    <w15:presenceInfo w15:providerId="AD" w15:userId="S::schoucha@apec.fr::df43acf9-1094-4000-9551-53a3e1074a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B4"/>
    <w:rsid w:val="000335D7"/>
    <w:rsid w:val="00053D3B"/>
    <w:rsid w:val="00095838"/>
    <w:rsid w:val="000D452A"/>
    <w:rsid w:val="000D4A1B"/>
    <w:rsid w:val="001B2B2D"/>
    <w:rsid w:val="001E78B4"/>
    <w:rsid w:val="001F0FCA"/>
    <w:rsid w:val="00227657"/>
    <w:rsid w:val="002D6FD7"/>
    <w:rsid w:val="003902BE"/>
    <w:rsid w:val="003F6053"/>
    <w:rsid w:val="00411834"/>
    <w:rsid w:val="00413EE0"/>
    <w:rsid w:val="004D0BAB"/>
    <w:rsid w:val="004F7FF9"/>
    <w:rsid w:val="005A3CD2"/>
    <w:rsid w:val="005A7BCC"/>
    <w:rsid w:val="006643B9"/>
    <w:rsid w:val="006B3549"/>
    <w:rsid w:val="006F7B35"/>
    <w:rsid w:val="007D2D49"/>
    <w:rsid w:val="00870A40"/>
    <w:rsid w:val="008907E5"/>
    <w:rsid w:val="00895AB4"/>
    <w:rsid w:val="008A2EFC"/>
    <w:rsid w:val="008E7240"/>
    <w:rsid w:val="00904D58"/>
    <w:rsid w:val="0095354F"/>
    <w:rsid w:val="009710C9"/>
    <w:rsid w:val="009B6479"/>
    <w:rsid w:val="009D30F7"/>
    <w:rsid w:val="009F3A5A"/>
    <w:rsid w:val="00A15BC5"/>
    <w:rsid w:val="00A177DE"/>
    <w:rsid w:val="00A80D36"/>
    <w:rsid w:val="00AC70B6"/>
    <w:rsid w:val="00AF1C9F"/>
    <w:rsid w:val="00AF46EA"/>
    <w:rsid w:val="00B14430"/>
    <w:rsid w:val="00B26B24"/>
    <w:rsid w:val="00B81BE8"/>
    <w:rsid w:val="00B95D3D"/>
    <w:rsid w:val="00BB1403"/>
    <w:rsid w:val="00BD5FDB"/>
    <w:rsid w:val="00C240B4"/>
    <w:rsid w:val="00C92170"/>
    <w:rsid w:val="00CA3907"/>
    <w:rsid w:val="00CB49CD"/>
    <w:rsid w:val="00DA22C2"/>
    <w:rsid w:val="00DE2640"/>
    <w:rsid w:val="00E13C84"/>
    <w:rsid w:val="00E378FA"/>
    <w:rsid w:val="00E839C3"/>
    <w:rsid w:val="00E85A99"/>
    <w:rsid w:val="00F36098"/>
    <w:rsid w:val="00F563D9"/>
    <w:rsid w:val="00F679CB"/>
    <w:rsid w:val="00F95EA5"/>
    <w:rsid w:val="00F979F8"/>
    <w:rsid w:val="00FB09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4109C"/>
  <w15:docId w15:val="{7BC05075-BB5A-421F-A5F6-E27ACE481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n-GB"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
    <w:name w:val="Heading #1_"/>
    <w:basedOn w:val="Policepardfaut"/>
    <w:link w:val="Heading10"/>
    <w:rPr>
      <w:rFonts w:ascii="Arial" w:eastAsia="Arial" w:hAnsi="Arial" w:cs="Arial"/>
      <w:b/>
      <w:bCs/>
      <w:i w:val="0"/>
      <w:iCs w:val="0"/>
      <w:smallCaps w:val="0"/>
      <w:strike w:val="0"/>
      <w:sz w:val="38"/>
      <w:szCs w:val="38"/>
      <w:u w:val="none"/>
    </w:rPr>
  </w:style>
  <w:style w:type="character" w:customStyle="1" w:styleId="Heading2">
    <w:name w:val="Heading #2_"/>
    <w:basedOn w:val="Policepardfaut"/>
    <w:link w:val="Heading20"/>
    <w:rPr>
      <w:rFonts w:ascii="Arial" w:eastAsia="Arial" w:hAnsi="Arial" w:cs="Arial"/>
      <w:b/>
      <w:bCs/>
      <w:i w:val="0"/>
      <w:iCs w:val="0"/>
      <w:smallCaps w:val="0"/>
      <w:strike w:val="0"/>
      <w:sz w:val="26"/>
      <w:szCs w:val="26"/>
      <w:u w:val="none"/>
    </w:rPr>
  </w:style>
  <w:style w:type="character" w:customStyle="1" w:styleId="Bodytext2">
    <w:name w:val="Body text (2)_"/>
    <w:basedOn w:val="Policepardfaut"/>
    <w:link w:val="Bodytext20"/>
    <w:rPr>
      <w:rFonts w:ascii="Arial" w:eastAsia="Arial" w:hAnsi="Arial" w:cs="Arial"/>
      <w:b w:val="0"/>
      <w:bCs w:val="0"/>
      <w:i w:val="0"/>
      <w:iCs w:val="0"/>
      <w:smallCaps w:val="0"/>
      <w:strike w:val="0"/>
      <w:sz w:val="16"/>
      <w:szCs w:val="16"/>
      <w:u w:val="none"/>
    </w:rPr>
  </w:style>
  <w:style w:type="character" w:customStyle="1" w:styleId="Heading3">
    <w:name w:val="Heading #3_"/>
    <w:basedOn w:val="Policepardfaut"/>
    <w:link w:val="Heading30"/>
    <w:rPr>
      <w:rFonts w:ascii="Arial" w:eastAsia="Arial" w:hAnsi="Arial" w:cs="Arial"/>
      <w:b/>
      <w:bCs/>
      <w:i w:val="0"/>
      <w:iCs w:val="0"/>
      <w:smallCaps w:val="0"/>
      <w:strike w:val="0"/>
      <w:sz w:val="18"/>
      <w:szCs w:val="18"/>
      <w:u w:val="none"/>
    </w:rPr>
  </w:style>
  <w:style w:type="character" w:customStyle="1" w:styleId="Other">
    <w:name w:val="Other_"/>
    <w:basedOn w:val="Policepardfaut"/>
    <w:link w:val="Other0"/>
    <w:rPr>
      <w:rFonts w:ascii="Arial" w:eastAsia="Arial" w:hAnsi="Arial" w:cs="Arial"/>
      <w:b w:val="0"/>
      <w:bCs w:val="0"/>
      <w:i w:val="0"/>
      <w:iCs w:val="0"/>
      <w:smallCaps w:val="0"/>
      <w:strike w:val="0"/>
      <w:sz w:val="16"/>
      <w:szCs w:val="16"/>
      <w:u w:val="none"/>
    </w:rPr>
  </w:style>
  <w:style w:type="character" w:customStyle="1" w:styleId="Picturecaption">
    <w:name w:val="Picture caption_"/>
    <w:basedOn w:val="Policepardfaut"/>
    <w:link w:val="Picturecaption0"/>
    <w:rPr>
      <w:rFonts w:ascii="Arial" w:eastAsia="Arial" w:hAnsi="Arial" w:cs="Arial"/>
      <w:b w:val="0"/>
      <w:bCs w:val="0"/>
      <w:i w:val="0"/>
      <w:iCs w:val="0"/>
      <w:smallCaps w:val="0"/>
      <w:strike w:val="0"/>
      <w:sz w:val="16"/>
      <w:szCs w:val="16"/>
      <w:u w:val="none"/>
      <w:lang w:val="en-GB" w:eastAsia="fr-FR" w:bidi="fr-FR"/>
    </w:rPr>
  </w:style>
  <w:style w:type="character" w:customStyle="1" w:styleId="Bodytext3">
    <w:name w:val="Body text (3)_"/>
    <w:basedOn w:val="Policepardfaut"/>
    <w:link w:val="Bodytext30"/>
    <w:rPr>
      <w:rFonts w:ascii="Arial" w:eastAsia="Arial" w:hAnsi="Arial" w:cs="Arial"/>
      <w:b/>
      <w:bCs/>
      <w:i w:val="0"/>
      <w:iCs w:val="0"/>
      <w:smallCaps w:val="0"/>
      <w:strike w:val="0"/>
      <w:sz w:val="18"/>
      <w:szCs w:val="18"/>
      <w:u w:val="none"/>
      <w:lang w:val="en-GB" w:eastAsia="fr-FR" w:bidi="fr-FR"/>
    </w:rPr>
  </w:style>
  <w:style w:type="character" w:customStyle="1" w:styleId="Tablecaption">
    <w:name w:val="Table caption_"/>
    <w:basedOn w:val="Policepardfaut"/>
    <w:link w:val="Tablecaption0"/>
    <w:rPr>
      <w:rFonts w:ascii="Arial" w:eastAsia="Arial" w:hAnsi="Arial" w:cs="Arial"/>
      <w:b w:val="0"/>
      <w:bCs w:val="0"/>
      <w:i w:val="0"/>
      <w:iCs w:val="0"/>
      <w:smallCaps w:val="0"/>
      <w:strike w:val="0"/>
      <w:sz w:val="16"/>
      <w:szCs w:val="16"/>
      <w:u w:val="none"/>
    </w:rPr>
  </w:style>
  <w:style w:type="paragraph" w:customStyle="1" w:styleId="Heading10">
    <w:name w:val="Heading #1"/>
    <w:basedOn w:val="Normal"/>
    <w:link w:val="Heading1"/>
    <w:pPr>
      <w:spacing w:before="620" w:after="380"/>
      <w:outlineLvl w:val="0"/>
    </w:pPr>
    <w:rPr>
      <w:rFonts w:ascii="Arial" w:eastAsia="Arial" w:hAnsi="Arial" w:cs="Arial"/>
      <w:b/>
      <w:bCs/>
      <w:sz w:val="38"/>
      <w:szCs w:val="38"/>
    </w:rPr>
  </w:style>
  <w:style w:type="paragraph" w:customStyle="1" w:styleId="Heading20">
    <w:name w:val="Heading #2"/>
    <w:basedOn w:val="Normal"/>
    <w:link w:val="Heading2"/>
    <w:pPr>
      <w:spacing w:after="240"/>
      <w:outlineLvl w:val="1"/>
    </w:pPr>
    <w:rPr>
      <w:rFonts w:ascii="Arial" w:eastAsia="Arial" w:hAnsi="Arial" w:cs="Arial"/>
      <w:b/>
      <w:bCs/>
      <w:sz w:val="26"/>
      <w:szCs w:val="26"/>
    </w:rPr>
  </w:style>
  <w:style w:type="paragraph" w:customStyle="1" w:styleId="Bodytext20">
    <w:name w:val="Body text (2)"/>
    <w:basedOn w:val="Normal"/>
    <w:link w:val="Bodytext2"/>
    <w:qFormat/>
    <w:pPr>
      <w:spacing w:after="180"/>
    </w:pPr>
    <w:rPr>
      <w:rFonts w:ascii="Arial" w:eastAsia="Arial" w:hAnsi="Arial" w:cs="Arial"/>
      <w:sz w:val="16"/>
      <w:szCs w:val="16"/>
    </w:rPr>
  </w:style>
  <w:style w:type="paragraph" w:customStyle="1" w:styleId="Heading30">
    <w:name w:val="Heading #3"/>
    <w:basedOn w:val="Normal"/>
    <w:link w:val="Heading3"/>
    <w:pPr>
      <w:spacing w:after="170"/>
      <w:outlineLvl w:val="2"/>
    </w:pPr>
    <w:rPr>
      <w:rFonts w:ascii="Arial" w:eastAsia="Arial" w:hAnsi="Arial" w:cs="Arial"/>
      <w:b/>
      <w:bCs/>
      <w:sz w:val="18"/>
      <w:szCs w:val="18"/>
    </w:rPr>
  </w:style>
  <w:style w:type="paragraph" w:customStyle="1" w:styleId="Other0">
    <w:name w:val="Other"/>
    <w:basedOn w:val="Normal"/>
    <w:link w:val="Other"/>
    <w:rPr>
      <w:rFonts w:ascii="Arial" w:eastAsia="Arial" w:hAnsi="Arial" w:cs="Arial"/>
      <w:sz w:val="16"/>
      <w:szCs w:val="16"/>
    </w:rPr>
  </w:style>
  <w:style w:type="paragraph" w:customStyle="1" w:styleId="Picturecaption0">
    <w:name w:val="Picture caption"/>
    <w:basedOn w:val="Normal"/>
    <w:link w:val="Picturecaption"/>
    <w:rPr>
      <w:rFonts w:ascii="Arial" w:eastAsia="Arial" w:hAnsi="Arial" w:cs="Arial"/>
      <w:sz w:val="16"/>
      <w:szCs w:val="16"/>
      <w:lang w:eastAsia="fr-FR" w:bidi="fr-FR"/>
    </w:rPr>
  </w:style>
  <w:style w:type="paragraph" w:customStyle="1" w:styleId="Bodytext30">
    <w:name w:val="Body text (3)"/>
    <w:basedOn w:val="Normal"/>
    <w:link w:val="Bodytext3"/>
    <w:pPr>
      <w:spacing w:after="100"/>
    </w:pPr>
    <w:rPr>
      <w:rFonts w:ascii="Arial" w:eastAsia="Arial" w:hAnsi="Arial" w:cs="Arial"/>
      <w:b/>
      <w:bCs/>
      <w:sz w:val="18"/>
      <w:szCs w:val="18"/>
      <w:lang w:eastAsia="fr-FR" w:bidi="fr-FR"/>
    </w:rPr>
  </w:style>
  <w:style w:type="paragraph" w:customStyle="1" w:styleId="Tablecaption0">
    <w:name w:val="Table caption"/>
    <w:basedOn w:val="Normal"/>
    <w:link w:val="Tablecaption"/>
    <w:rPr>
      <w:rFonts w:ascii="Arial" w:eastAsia="Arial" w:hAnsi="Arial" w:cs="Arial"/>
      <w:sz w:val="16"/>
      <w:szCs w:val="16"/>
    </w:rPr>
  </w:style>
  <w:style w:type="paragraph" w:styleId="En-tte">
    <w:name w:val="header"/>
    <w:basedOn w:val="Normal"/>
    <w:link w:val="En-tteCar"/>
    <w:uiPriority w:val="99"/>
    <w:unhideWhenUsed/>
    <w:rsid w:val="009710C9"/>
    <w:pPr>
      <w:tabs>
        <w:tab w:val="center" w:pos="4680"/>
        <w:tab w:val="right" w:pos="9360"/>
      </w:tabs>
    </w:pPr>
  </w:style>
  <w:style w:type="character" w:customStyle="1" w:styleId="En-tteCar">
    <w:name w:val="En-tête Car"/>
    <w:basedOn w:val="Policepardfaut"/>
    <w:link w:val="En-tte"/>
    <w:uiPriority w:val="99"/>
    <w:rsid w:val="009710C9"/>
    <w:rPr>
      <w:color w:val="000000"/>
    </w:rPr>
  </w:style>
  <w:style w:type="paragraph" w:styleId="Pieddepage">
    <w:name w:val="footer"/>
    <w:basedOn w:val="Normal"/>
    <w:link w:val="PieddepageCar"/>
    <w:uiPriority w:val="99"/>
    <w:unhideWhenUsed/>
    <w:rsid w:val="009710C9"/>
    <w:pPr>
      <w:tabs>
        <w:tab w:val="center" w:pos="4680"/>
        <w:tab w:val="right" w:pos="9360"/>
      </w:tabs>
    </w:pPr>
  </w:style>
  <w:style w:type="character" w:customStyle="1" w:styleId="PieddepageCar">
    <w:name w:val="Pied de page Car"/>
    <w:basedOn w:val="Policepardfaut"/>
    <w:link w:val="Pieddepage"/>
    <w:uiPriority w:val="99"/>
    <w:rsid w:val="009710C9"/>
    <w:rPr>
      <w:color w:val="000000"/>
    </w:rPr>
  </w:style>
  <w:style w:type="paragraph" w:styleId="Rvision">
    <w:name w:val="Revision"/>
    <w:hidden/>
    <w:uiPriority w:val="99"/>
    <w:semiHidden/>
    <w:rsid w:val="006F7B35"/>
    <w:pPr>
      <w:widowControl/>
    </w:pPr>
    <w:rPr>
      <w:color w:val="000000"/>
    </w:rPr>
  </w:style>
  <w:style w:type="paragraph" w:customStyle="1" w:styleId="TableParagraph">
    <w:name w:val="Table Paragraph"/>
    <w:basedOn w:val="Normal"/>
    <w:uiPriority w:val="1"/>
    <w:qFormat/>
    <w:rsid w:val="006B3549"/>
    <w:pPr>
      <w:autoSpaceDE w:val="0"/>
      <w:autoSpaceDN w:val="0"/>
      <w:spacing w:before="73"/>
      <w:ind w:left="78"/>
    </w:pPr>
    <w:rPr>
      <w:rFonts w:ascii="Arial MT" w:eastAsia="Arial MT" w:hAnsi="Arial MT" w:cs="Arial MT"/>
      <w:color w:val="auto"/>
      <w:sz w:val="22"/>
      <w:szCs w:val="22"/>
      <w:lang w:val="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w3.org/2000/xp/Group/"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jpeg"/><Relationship Id="rId23" Type="http://schemas.microsoft.com/office/2011/relationships/people" Target="people.xml"/><Relationship Id="rId10" Type="http://schemas.openxmlformats.org/officeDocument/2006/relationships/hyperlink" Target="http://www.w3.org/TR/wsdl20/"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95F3B5762A554F8730114680DD6BAE" ma:contentTypeVersion="8" ma:contentTypeDescription="Crée un document." ma:contentTypeScope="" ma:versionID="f1ce6d34026cceda1658396aa9aaa0d4">
  <xsd:schema xmlns:xsd="http://www.w3.org/2001/XMLSchema" xmlns:xs="http://www.w3.org/2001/XMLSchema" xmlns:p="http://schemas.microsoft.com/office/2006/metadata/properties" xmlns:ns2="b31d33a8-247e-421a-ba47-1aaf3567792f" targetNamespace="http://schemas.microsoft.com/office/2006/metadata/properties" ma:root="true" ma:fieldsID="06a3a1295621ad7bee1deb0de890f491" ns2:_="">
    <xsd:import namespace="b31d33a8-247e-421a-ba47-1aaf356779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d33a8-247e-421a-ba47-1aaf35677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5B79D-C2B6-4AAB-89E8-1B0E67445B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7306CC-20F0-4DBD-BDD0-A13C9081E78B}">
  <ds:schemaRefs>
    <ds:schemaRef ds:uri="http://schemas.microsoft.com/sharepoint/v3/contenttype/forms"/>
  </ds:schemaRefs>
</ds:datastoreItem>
</file>

<file path=customXml/itemProps3.xml><?xml version="1.0" encoding="utf-8"?>
<ds:datastoreItem xmlns:ds="http://schemas.openxmlformats.org/officeDocument/2006/customXml" ds:itemID="{F9DDEAF7-072A-4E77-B4B0-5FFE728DE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d33a8-247e-421a-ba47-1aaf35677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5897</Words>
  <Characters>32439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FLORIN</dc:creator>
  <cp:lastModifiedBy>Fabrice TIERCELIN</cp:lastModifiedBy>
  <cp:revision>19</cp:revision>
  <dcterms:created xsi:type="dcterms:W3CDTF">2024-05-27T15:07:00Z</dcterms:created>
  <dcterms:modified xsi:type="dcterms:W3CDTF">2026-06-17T15:13:00Z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f3552d77c22ade98d9dbdde5e7bd51ca5df8bb720e996a861b15662b42629a4d</vt:lpwstr>
  </property>
  <property fmtid="{D5CDD505-2E9C-101B-9397-08002B2CF9AE}" pid="3" name="ContentTypeId">
    <vt:lpwstr>0x010100F095F3B5762A554F8730114680DD6BAE</vt:lpwstr>
  </property>
</Properties>
</file>